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F6A6E" w:rsidP="69B19808" w:rsidRDefault="0286E2B6" w14:paraId="2C078E63" w14:textId="1B713D73">
      <w:pPr>
        <w:spacing w:line="360" w:lineRule="auto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TDO2 </w:t>
      </w:r>
      <w:r w:rsidRPr="69B19808" w:rsidR="5A1CFC14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(Tryptophan 2,3-Dioxygenase) as a </w:t>
      </w:r>
      <w:r w:rsidRPr="69B19808" w:rsidR="3317D5F5">
        <w:rPr>
          <w:rFonts w:ascii="Times New Roman" w:hAnsi="Times New Roman" w:eastAsia="Times New Roman" w:cs="Times New Roman"/>
          <w:b/>
          <w:bCs/>
          <w:sz w:val="24"/>
          <w:szCs w:val="24"/>
        </w:rPr>
        <w:t>N</w:t>
      </w:r>
      <w:r w:rsidRPr="69B19808" w:rsidR="5A1CFC14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ovel </w:t>
      </w:r>
      <w:r w:rsidRPr="69B19808" w:rsidR="0E79A282">
        <w:rPr>
          <w:rFonts w:ascii="Times New Roman" w:hAnsi="Times New Roman" w:eastAsia="Times New Roman" w:cs="Times New Roman"/>
          <w:b/>
          <w:bCs/>
          <w:sz w:val="24"/>
          <w:szCs w:val="24"/>
        </w:rPr>
        <w:t>T</w:t>
      </w:r>
      <w:r w:rsidRPr="69B19808" w:rsidR="5A1CFC14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arget for the </w:t>
      </w:r>
      <w:r w:rsidRPr="69B19808" w:rsidR="40722120">
        <w:rPr>
          <w:rFonts w:ascii="Times New Roman" w:hAnsi="Times New Roman" w:eastAsia="Times New Roman" w:cs="Times New Roman"/>
          <w:b/>
          <w:bCs/>
          <w:sz w:val="24"/>
          <w:szCs w:val="24"/>
        </w:rPr>
        <w:t>D</w:t>
      </w:r>
      <w:r w:rsidRPr="69B19808" w:rsidR="5A1CFC14">
        <w:rPr>
          <w:rFonts w:ascii="Times New Roman" w:hAnsi="Times New Roman" w:eastAsia="Times New Roman" w:cs="Times New Roman"/>
          <w:b/>
          <w:bCs/>
          <w:sz w:val="24"/>
          <w:szCs w:val="24"/>
        </w:rPr>
        <w:t>iagnosis and</w:t>
      </w:r>
      <w:r w:rsidRPr="69B19808" w:rsidR="55328B3D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69B19808" w:rsidR="35401FD5">
        <w:rPr>
          <w:rFonts w:ascii="Times New Roman" w:hAnsi="Times New Roman" w:eastAsia="Times New Roman" w:cs="Times New Roman"/>
          <w:b/>
          <w:bCs/>
          <w:sz w:val="24"/>
          <w:szCs w:val="24"/>
        </w:rPr>
        <w:t>T</w:t>
      </w:r>
      <w:r w:rsidRPr="69B19808" w:rsidR="5A1CFC14">
        <w:rPr>
          <w:rFonts w:ascii="Times New Roman" w:hAnsi="Times New Roman" w:eastAsia="Times New Roman" w:cs="Times New Roman"/>
          <w:b/>
          <w:bCs/>
          <w:sz w:val="24"/>
          <w:szCs w:val="24"/>
        </w:rPr>
        <w:t>reatment of Triple Negative Breast Cancer</w:t>
      </w:r>
    </w:p>
    <w:p w:rsidR="004E52DC" w:rsidP="69B19808" w:rsidRDefault="5A1CFC14" w14:paraId="5DCFC308" w14:textId="7C988E77">
      <w:pPr>
        <w:spacing w:line="360" w:lineRule="auto"/>
        <w:jc w:val="center"/>
        <w:rPr>
          <w:ins w:author="Sarah J. Backe" w:date="2021-04-08T20:26:00Z" w:id="0"/>
          <w:rFonts w:ascii="Times New Roman" w:hAnsi="Times New Roman" w:eastAsia="Times New Roman" w:cs="Times New Roman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sz w:val="24"/>
          <w:szCs w:val="24"/>
        </w:rPr>
        <w:t>Abigail Tsuji</w:t>
      </w:r>
    </w:p>
    <w:p w:rsidRPr="00D266E2" w:rsidR="316BFE93" w:rsidRDefault="004E52DC" w14:paraId="46B3D8FF" w14:textId="1C0C220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  <w:pPrChange w:author="Sarah J. Backe" w:date="2021-04-08T20:40:00Z" w:id="1">
          <w:pPr>
            <w:spacing w:line="480" w:lineRule="auto"/>
            <w:jc w:val="center"/>
          </w:pPr>
        </w:pPrChange>
      </w:pPr>
      <w:r w:rsidRPr="69B19808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:rsidRPr="00693DB3" w:rsidR="00DF3E6C" w:rsidP="69B19808" w:rsidRDefault="5A1CFC14" w14:paraId="35550163" w14:textId="34A825F6">
      <w:pPr>
        <w:spacing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b/>
          <w:bCs/>
          <w:sz w:val="24"/>
          <w:szCs w:val="24"/>
        </w:rPr>
        <w:lastRenderedPageBreak/>
        <w:t>Abstract</w:t>
      </w:r>
    </w:p>
    <w:p w:rsidR="007E46D1" w:rsidP="65B45283" w:rsidRDefault="007E46D1" w14:paraId="1CAE2336" w14:textId="1EBD689C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  <w:sectPr w:rsidR="007E46D1" w:rsidSect="00A95654">
          <w:footerReference w:type="even" r:id="rId11"/>
          <w:footerReference w:type="default" r:id="rId12"/>
          <w:pgSz w:w="12240" w:h="15840" w:orient="portrait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 w:rsidRPr="7C055B5B" w:rsidR="00B95EAC">
        <w:rPr>
          <w:rFonts w:ascii="Times New Roman" w:hAnsi="Times New Roman" w:eastAsia="Times New Roman" w:cs="Times New Roman"/>
          <w:sz w:val="24"/>
          <w:szCs w:val="24"/>
        </w:rPr>
        <w:t>Triple Negative Breast Cancer</w:t>
      </w:r>
      <w:r w:rsidRPr="7C055B5B" w:rsidR="2292CD9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001F301F">
        <w:rPr>
          <w:rFonts w:ascii="Times New Roman" w:hAnsi="Times New Roman" w:eastAsia="Times New Roman" w:cs="Times New Roman"/>
          <w:sz w:val="24"/>
          <w:szCs w:val="24"/>
        </w:rPr>
        <w:t>(</w:t>
      </w:r>
      <w:r w:rsidRPr="7C055B5B" w:rsidR="2292CD9D">
        <w:rPr>
          <w:rFonts w:ascii="Times New Roman" w:hAnsi="Times New Roman" w:eastAsia="Times New Roman" w:cs="Times New Roman"/>
          <w:sz w:val="24"/>
          <w:szCs w:val="24"/>
        </w:rPr>
        <w:t>TNBC</w:t>
      </w:r>
      <w:r w:rsidRPr="7C055B5B" w:rsidR="001F301F">
        <w:rPr>
          <w:rFonts w:ascii="Times New Roman" w:hAnsi="Times New Roman" w:eastAsia="Times New Roman" w:cs="Times New Roman"/>
          <w:sz w:val="24"/>
          <w:szCs w:val="24"/>
        </w:rPr>
        <w:t>)</w:t>
      </w:r>
      <w:r w:rsidRPr="7C055B5B" w:rsidR="2292CD9D">
        <w:rPr>
          <w:rFonts w:ascii="Times New Roman" w:hAnsi="Times New Roman" w:eastAsia="Times New Roman" w:cs="Times New Roman"/>
          <w:sz w:val="24"/>
          <w:szCs w:val="24"/>
        </w:rPr>
        <w:t xml:space="preserve"> is </w:t>
      </w:r>
      <w:r w:rsidRPr="7C055B5B" w:rsidR="00B95EAC">
        <w:rPr>
          <w:rFonts w:ascii="Times New Roman" w:hAnsi="Times New Roman" w:eastAsia="Times New Roman" w:cs="Times New Roman"/>
          <w:sz w:val="24"/>
          <w:szCs w:val="24"/>
        </w:rPr>
        <w:t xml:space="preserve">an extremely aggressive disease </w:t>
      </w:r>
      <w:r w:rsidRPr="7C055B5B" w:rsidR="2292CD9D">
        <w:rPr>
          <w:rFonts w:ascii="Times New Roman" w:hAnsi="Times New Roman" w:eastAsia="Times New Roman" w:cs="Times New Roman"/>
          <w:sz w:val="24"/>
          <w:szCs w:val="24"/>
        </w:rPr>
        <w:t>associated with increase</w:t>
      </w:r>
      <w:r w:rsidRPr="7C055B5B" w:rsidR="6DEC8F5E">
        <w:rPr>
          <w:rFonts w:ascii="Times New Roman" w:hAnsi="Times New Roman" w:eastAsia="Times New Roman" w:cs="Times New Roman"/>
          <w:sz w:val="24"/>
          <w:szCs w:val="24"/>
        </w:rPr>
        <w:t>d</w:t>
      </w:r>
      <w:r w:rsidRPr="7C055B5B" w:rsidR="2292CD9D">
        <w:rPr>
          <w:rFonts w:ascii="Times New Roman" w:hAnsi="Times New Roman" w:eastAsia="Times New Roman" w:cs="Times New Roman"/>
          <w:sz w:val="24"/>
          <w:szCs w:val="24"/>
        </w:rPr>
        <w:t xml:space="preserve"> recurrence risk and poor survival rates. </w:t>
      </w:r>
      <w:r w:rsidRPr="7C055B5B" w:rsidR="00B95EAC">
        <w:rPr>
          <w:rFonts w:ascii="Times New Roman" w:hAnsi="Times New Roman" w:eastAsia="Times New Roman" w:cs="Times New Roman"/>
          <w:sz w:val="24"/>
          <w:szCs w:val="24"/>
        </w:rPr>
        <w:t>Identified by the negative expression of the</w:t>
      </w:r>
      <w:r w:rsidRPr="7C055B5B" w:rsidR="6EF2E1D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6EF2E1D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human epidermal growth factor receptor 2 and the hormone receptors:</w:t>
      </w:r>
      <w:r w:rsidRPr="7C055B5B" w:rsidR="00B95EAC">
        <w:rPr>
          <w:rFonts w:ascii="Times New Roman" w:hAnsi="Times New Roman" w:eastAsia="Times New Roman" w:cs="Times New Roman"/>
          <w:sz w:val="24"/>
          <w:szCs w:val="24"/>
        </w:rPr>
        <w:t xml:space="preserve"> estrogen </w:t>
      </w:r>
      <w:r w:rsidRPr="7C055B5B" w:rsidR="0CC991FE">
        <w:rPr>
          <w:rFonts w:ascii="Times New Roman" w:hAnsi="Times New Roman" w:eastAsia="Times New Roman" w:cs="Times New Roman"/>
          <w:sz w:val="24"/>
          <w:szCs w:val="24"/>
        </w:rPr>
        <w:t>and</w:t>
      </w:r>
      <w:r w:rsidRPr="7C055B5B" w:rsidR="00B95EAC">
        <w:rPr>
          <w:rFonts w:ascii="Times New Roman" w:hAnsi="Times New Roman" w:eastAsia="Times New Roman" w:cs="Times New Roman"/>
          <w:sz w:val="24"/>
          <w:szCs w:val="24"/>
        </w:rPr>
        <w:t xml:space="preserve"> progesterone receptor, it is responsible for </w:t>
      </w:r>
      <w:r w:rsidRPr="7C055B5B" w:rsidR="00B23F6B">
        <w:rPr>
          <w:rFonts w:ascii="Times New Roman" w:hAnsi="Times New Roman" w:eastAsia="Times New Roman" w:cs="Times New Roman"/>
          <w:sz w:val="24"/>
          <w:szCs w:val="24"/>
        </w:rPr>
        <w:t>10-15</w:t>
      </w:r>
      <w:r w:rsidRPr="7C055B5B" w:rsidR="00B95EAC">
        <w:rPr>
          <w:rFonts w:ascii="Times New Roman" w:hAnsi="Times New Roman" w:eastAsia="Times New Roman" w:cs="Times New Roman"/>
          <w:sz w:val="24"/>
          <w:szCs w:val="24"/>
        </w:rPr>
        <w:t xml:space="preserve">% of all </w:t>
      </w:r>
      <w:r w:rsidRPr="7C055B5B" w:rsidR="00463B17">
        <w:rPr>
          <w:rFonts w:ascii="Times New Roman" w:hAnsi="Times New Roman" w:eastAsia="Times New Roman" w:cs="Times New Roman"/>
          <w:sz w:val="24"/>
          <w:szCs w:val="24"/>
        </w:rPr>
        <w:t>breast cancers (American Cancer Society 2021)</w:t>
      </w:r>
      <w:r w:rsidRPr="7C055B5B" w:rsidR="00B95EAC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7C055B5B" w:rsidR="2292CD9D">
        <w:rPr>
          <w:rFonts w:ascii="Times New Roman" w:hAnsi="Times New Roman" w:eastAsia="Times New Roman" w:cs="Times New Roman"/>
          <w:sz w:val="24"/>
          <w:szCs w:val="24"/>
        </w:rPr>
        <w:t>Several studies have demonstrated the importance of programmed cell death</w:t>
      </w:r>
      <w:r w:rsidRPr="7C055B5B" w:rsidR="2C17B173">
        <w:rPr>
          <w:rFonts w:ascii="Times New Roman" w:hAnsi="Times New Roman" w:eastAsia="Times New Roman" w:cs="Times New Roman"/>
          <w:sz w:val="24"/>
          <w:szCs w:val="24"/>
        </w:rPr>
        <w:t xml:space="preserve"> protein </w:t>
      </w:r>
      <w:r w:rsidRPr="7C055B5B" w:rsidR="2292CD9D">
        <w:rPr>
          <w:rFonts w:ascii="Times New Roman" w:hAnsi="Times New Roman" w:eastAsia="Times New Roman" w:cs="Times New Roman"/>
          <w:sz w:val="24"/>
          <w:szCs w:val="24"/>
        </w:rPr>
        <w:t>1 in aiding immunosuppressive microenvironments</w:t>
      </w:r>
      <w:r w:rsidRPr="7C055B5B" w:rsidR="12239770">
        <w:rPr>
          <w:rFonts w:ascii="Times New Roman" w:hAnsi="Times New Roman" w:eastAsia="Times New Roman" w:cs="Times New Roman"/>
          <w:sz w:val="24"/>
          <w:szCs w:val="24"/>
        </w:rPr>
        <w:t xml:space="preserve"> and the involvement of the </w:t>
      </w:r>
      <w:r w:rsidRPr="7C055B5B" w:rsidR="2292CD9D">
        <w:rPr>
          <w:rFonts w:ascii="Times New Roman" w:hAnsi="Times New Roman" w:eastAsia="Times New Roman" w:cs="Times New Roman"/>
          <w:sz w:val="24"/>
          <w:szCs w:val="24"/>
        </w:rPr>
        <w:t xml:space="preserve">kynurenine pathway </w:t>
      </w:r>
      <w:r w:rsidRPr="7C055B5B" w:rsidR="2F60E379">
        <w:rPr>
          <w:rFonts w:ascii="Times New Roman" w:hAnsi="Times New Roman" w:eastAsia="Times New Roman" w:cs="Times New Roman"/>
          <w:sz w:val="24"/>
          <w:szCs w:val="24"/>
        </w:rPr>
        <w:t>in</w:t>
      </w:r>
      <w:r w:rsidRPr="7C055B5B" w:rsidR="2C523E0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2292CD9D">
        <w:rPr>
          <w:rFonts w:ascii="Times New Roman" w:hAnsi="Times New Roman" w:eastAsia="Times New Roman" w:cs="Times New Roman"/>
          <w:sz w:val="24"/>
          <w:szCs w:val="24"/>
        </w:rPr>
        <w:t xml:space="preserve">tumors. Importantly, </w:t>
      </w:r>
      <w:r w:rsidRPr="7C055B5B" w:rsidR="00B95EAC">
        <w:rPr>
          <w:rFonts w:ascii="Times New Roman" w:hAnsi="Times New Roman" w:eastAsia="Times New Roman" w:cs="Times New Roman"/>
          <w:sz w:val="24"/>
          <w:szCs w:val="24"/>
        </w:rPr>
        <w:t>the</w:t>
      </w:r>
      <w:r w:rsidRPr="7C055B5B" w:rsidR="00D07DC1">
        <w:rPr>
          <w:rFonts w:ascii="Times New Roman" w:hAnsi="Times New Roman" w:eastAsia="Times New Roman" w:cs="Times New Roman"/>
          <w:sz w:val="24"/>
          <w:szCs w:val="24"/>
        </w:rPr>
        <w:t xml:space="preserve"> amino acid tryptophan is broken down in the kynurenine pathway. T</w:t>
      </w:r>
      <w:r w:rsidRPr="7C055B5B" w:rsidR="2292CD9D">
        <w:rPr>
          <w:rFonts w:ascii="Times New Roman" w:hAnsi="Times New Roman" w:eastAsia="Times New Roman" w:cs="Times New Roman"/>
          <w:sz w:val="24"/>
          <w:szCs w:val="24"/>
        </w:rPr>
        <w:t>he tryptophan-catabolizing enzyme</w:t>
      </w:r>
      <w:r w:rsidRPr="7C055B5B" w:rsidR="001F301F">
        <w:rPr>
          <w:rFonts w:ascii="Times New Roman" w:hAnsi="Times New Roman" w:eastAsia="Times New Roman" w:cs="Times New Roman"/>
          <w:sz w:val="24"/>
          <w:szCs w:val="24"/>
        </w:rPr>
        <w:t>,</w:t>
      </w:r>
      <w:r w:rsidRPr="7C055B5B" w:rsidR="53F5DE06">
        <w:rPr>
          <w:rFonts w:ascii="Times New Roman" w:hAnsi="Times New Roman" w:eastAsia="Times New Roman" w:cs="Times New Roman"/>
          <w:sz w:val="24"/>
          <w:szCs w:val="24"/>
        </w:rPr>
        <w:t xml:space="preserve"> TDO2</w:t>
      </w:r>
      <w:r w:rsidRPr="7C055B5B" w:rsidR="001F301F">
        <w:rPr>
          <w:rFonts w:ascii="Times New Roman" w:hAnsi="Times New Roman" w:eastAsia="Times New Roman" w:cs="Times New Roman"/>
          <w:sz w:val="24"/>
          <w:szCs w:val="24"/>
        </w:rPr>
        <w:t>,</w:t>
      </w:r>
      <w:r w:rsidRPr="7C055B5B" w:rsidR="2292CD9D">
        <w:rPr>
          <w:rFonts w:ascii="Times New Roman" w:hAnsi="Times New Roman" w:eastAsia="Times New Roman" w:cs="Times New Roman"/>
          <w:sz w:val="24"/>
          <w:szCs w:val="24"/>
        </w:rPr>
        <w:t xml:space="preserve"> plays an important role in tryptophan degradation</w:t>
      </w:r>
      <w:r w:rsidRPr="7C055B5B" w:rsidR="41459EFA">
        <w:rPr>
          <w:rFonts w:ascii="Times New Roman" w:hAnsi="Times New Roman" w:eastAsia="Times New Roman" w:cs="Times New Roman"/>
          <w:sz w:val="24"/>
          <w:szCs w:val="24"/>
        </w:rPr>
        <w:t>,</w:t>
      </w:r>
      <w:r w:rsidRPr="7C055B5B" w:rsidR="747A410D">
        <w:rPr>
          <w:rFonts w:ascii="Times New Roman" w:hAnsi="Times New Roman" w:eastAsia="Times New Roman" w:cs="Times New Roman"/>
          <w:sz w:val="24"/>
          <w:szCs w:val="24"/>
        </w:rPr>
        <w:t xml:space="preserve"> though</w:t>
      </w:r>
      <w:r w:rsidRPr="7C055B5B" w:rsidR="41459EFA">
        <w:rPr>
          <w:rFonts w:ascii="Times New Roman" w:hAnsi="Times New Roman" w:eastAsia="Times New Roman" w:cs="Times New Roman"/>
          <w:sz w:val="24"/>
          <w:szCs w:val="24"/>
        </w:rPr>
        <w:t xml:space="preserve"> little research has been done on the expression of TDO2 in TNBC specifically</w:t>
      </w:r>
      <w:r w:rsidRPr="7C055B5B" w:rsidR="10C4AF63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7C055B5B" w:rsidR="2C2555A3">
        <w:rPr>
          <w:rFonts w:ascii="Times New Roman" w:hAnsi="Times New Roman" w:eastAsia="Times New Roman" w:cs="Times New Roman"/>
          <w:sz w:val="24"/>
          <w:szCs w:val="24"/>
        </w:rPr>
        <w:t>Based on the existing literature, I hypothesize</w:t>
      </w:r>
      <w:r w:rsidRPr="7C055B5B" w:rsidR="171D5469">
        <w:rPr>
          <w:rFonts w:ascii="Times New Roman" w:hAnsi="Times New Roman" w:eastAsia="Times New Roman" w:cs="Times New Roman"/>
          <w:sz w:val="24"/>
          <w:szCs w:val="24"/>
        </w:rPr>
        <w:t>d</w:t>
      </w:r>
      <w:r w:rsidRPr="7C055B5B" w:rsidR="2C2555A3">
        <w:rPr>
          <w:rFonts w:ascii="Times New Roman" w:hAnsi="Times New Roman" w:eastAsia="Times New Roman" w:cs="Times New Roman"/>
          <w:sz w:val="24"/>
          <w:szCs w:val="24"/>
        </w:rPr>
        <w:t xml:space="preserve"> that</w:t>
      </w:r>
      <w:r w:rsidRPr="7C055B5B" w:rsidR="4563713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18EF18B3">
        <w:rPr>
          <w:rFonts w:ascii="Times New Roman" w:hAnsi="Times New Roman" w:eastAsia="Times New Roman" w:cs="Times New Roman"/>
          <w:sz w:val="24"/>
          <w:szCs w:val="24"/>
        </w:rPr>
        <w:t xml:space="preserve">TDO2 levels will be higher in TNBC samples compared to </w:t>
      </w:r>
      <w:r w:rsidRPr="7C055B5B" w:rsidR="00B23F6B">
        <w:rPr>
          <w:rFonts w:ascii="Times New Roman" w:hAnsi="Times New Roman" w:eastAsia="Times New Roman" w:cs="Times New Roman"/>
          <w:sz w:val="24"/>
          <w:szCs w:val="24"/>
        </w:rPr>
        <w:t>non-TNBC</w:t>
      </w:r>
      <w:r w:rsidRPr="7C055B5B" w:rsidR="18EF18B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00B23F6B">
        <w:rPr>
          <w:rFonts w:ascii="Times New Roman" w:hAnsi="Times New Roman" w:eastAsia="Times New Roman" w:cs="Times New Roman"/>
          <w:sz w:val="24"/>
          <w:szCs w:val="24"/>
        </w:rPr>
        <w:t xml:space="preserve">breast cancer </w:t>
      </w:r>
      <w:r w:rsidRPr="7C055B5B" w:rsidR="001F301F">
        <w:rPr>
          <w:rFonts w:ascii="Times New Roman" w:hAnsi="Times New Roman" w:eastAsia="Times New Roman" w:cs="Times New Roman"/>
          <w:sz w:val="24"/>
          <w:szCs w:val="24"/>
        </w:rPr>
        <w:t xml:space="preserve">or normal </w:t>
      </w:r>
      <w:r w:rsidRPr="7C055B5B" w:rsidR="00B23F6B">
        <w:rPr>
          <w:rFonts w:ascii="Times New Roman" w:hAnsi="Times New Roman" w:eastAsia="Times New Roman" w:cs="Times New Roman"/>
          <w:sz w:val="24"/>
          <w:szCs w:val="24"/>
        </w:rPr>
        <w:t xml:space="preserve">tissue </w:t>
      </w:r>
      <w:r w:rsidRPr="7C055B5B" w:rsidR="18EF18B3">
        <w:rPr>
          <w:rFonts w:ascii="Times New Roman" w:hAnsi="Times New Roman" w:eastAsia="Times New Roman" w:cs="Times New Roman"/>
          <w:sz w:val="24"/>
          <w:szCs w:val="24"/>
        </w:rPr>
        <w:t>samples.</w:t>
      </w:r>
      <w:r w:rsidRPr="7C055B5B" w:rsidR="4563713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003D3F07">
        <w:rPr>
          <w:rFonts w:ascii="Times New Roman" w:hAnsi="Times New Roman" w:eastAsia="Times New Roman" w:cs="Times New Roman"/>
          <w:sz w:val="24"/>
          <w:szCs w:val="24"/>
        </w:rPr>
        <w:t xml:space="preserve">A Wilcoxon test was applied to compare Invasive Breast Carcinoma tissue and normal breast </w:t>
      </w:r>
      <w:r w:rsidRPr="7C055B5B" w:rsidR="7C9C5040">
        <w:rPr>
          <w:rFonts w:ascii="Times New Roman" w:hAnsi="Times New Roman" w:eastAsia="Times New Roman" w:cs="Times New Roman"/>
          <w:sz w:val="24"/>
          <w:szCs w:val="24"/>
        </w:rPr>
        <w:t xml:space="preserve">TDO2 levels </w:t>
      </w:r>
      <w:r w:rsidRPr="7C055B5B" w:rsidR="003D3F07">
        <w:rPr>
          <w:rFonts w:ascii="Times New Roman" w:hAnsi="Times New Roman" w:eastAsia="Times New Roman" w:cs="Times New Roman"/>
          <w:sz w:val="24"/>
          <w:szCs w:val="24"/>
        </w:rPr>
        <w:t xml:space="preserve">within the TIMER 2.0 database. </w:t>
      </w:r>
      <w:r w:rsidRPr="7C055B5B" w:rsidR="0C0A669D">
        <w:rPr>
          <w:rFonts w:ascii="Times New Roman" w:hAnsi="Times New Roman" w:eastAsia="Times New Roman" w:cs="Times New Roman"/>
          <w:sz w:val="24"/>
          <w:szCs w:val="24"/>
        </w:rPr>
        <w:t>T</w:t>
      </w:r>
      <w:r w:rsidRPr="7C055B5B" w:rsidR="2292CD9D">
        <w:rPr>
          <w:rFonts w:ascii="Times New Roman" w:hAnsi="Times New Roman" w:eastAsia="Times New Roman" w:cs="Times New Roman"/>
          <w:sz w:val="24"/>
          <w:szCs w:val="24"/>
        </w:rPr>
        <w:t xml:space="preserve">he </w:t>
      </w:r>
      <w:proofErr w:type="spellStart"/>
      <w:r w:rsidRPr="7C055B5B" w:rsidR="2292CD9D">
        <w:rPr>
          <w:rFonts w:ascii="Times New Roman" w:hAnsi="Times New Roman" w:eastAsia="Times New Roman" w:cs="Times New Roman"/>
          <w:sz w:val="24"/>
          <w:szCs w:val="24"/>
        </w:rPr>
        <w:t>Oncomine</w:t>
      </w:r>
      <w:proofErr w:type="spellEnd"/>
      <w:r w:rsidRPr="7C055B5B" w:rsidR="2292CD9D">
        <w:rPr>
          <w:rFonts w:ascii="Times New Roman" w:hAnsi="Times New Roman" w:eastAsia="Times New Roman" w:cs="Times New Roman"/>
          <w:sz w:val="24"/>
          <w:szCs w:val="24"/>
        </w:rPr>
        <w:t xml:space="preserve"> databas</w:t>
      </w:r>
      <w:r w:rsidRPr="7C055B5B" w:rsidR="00463B17">
        <w:rPr>
          <w:rFonts w:ascii="Times New Roman" w:hAnsi="Times New Roman" w:eastAsia="Times New Roman" w:cs="Times New Roman"/>
          <w:sz w:val="24"/>
          <w:szCs w:val="24"/>
        </w:rPr>
        <w:t>e was</w:t>
      </w:r>
      <w:r w:rsidRPr="7C055B5B" w:rsidR="2292CD9D">
        <w:rPr>
          <w:rFonts w:ascii="Times New Roman" w:hAnsi="Times New Roman" w:eastAsia="Times New Roman" w:cs="Times New Roman"/>
          <w:sz w:val="24"/>
          <w:szCs w:val="24"/>
        </w:rPr>
        <w:t xml:space="preserve"> used</w:t>
      </w:r>
      <w:r w:rsidRPr="7C055B5B" w:rsidR="00463B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2292CD9D">
        <w:rPr>
          <w:rFonts w:ascii="Times New Roman" w:hAnsi="Times New Roman" w:eastAsia="Times New Roman" w:cs="Times New Roman"/>
          <w:sz w:val="24"/>
          <w:szCs w:val="24"/>
        </w:rPr>
        <w:t>to make comparisons</w:t>
      </w:r>
      <w:r w:rsidRPr="7C055B5B" w:rsidR="3C15B019">
        <w:rPr>
          <w:rFonts w:ascii="Times New Roman" w:hAnsi="Times New Roman" w:eastAsia="Times New Roman" w:cs="Times New Roman"/>
          <w:sz w:val="24"/>
          <w:szCs w:val="24"/>
        </w:rPr>
        <w:t xml:space="preserve"> between normal and TNBC</w:t>
      </w:r>
      <w:r w:rsidRPr="7C055B5B" w:rsidR="6AF441D9">
        <w:rPr>
          <w:rFonts w:ascii="Times New Roman" w:hAnsi="Times New Roman" w:eastAsia="Times New Roman" w:cs="Times New Roman"/>
          <w:sz w:val="24"/>
          <w:szCs w:val="24"/>
        </w:rPr>
        <w:t xml:space="preserve">, and </w:t>
      </w:r>
      <w:r w:rsidRPr="7C055B5B" w:rsidR="6AA7154F">
        <w:rPr>
          <w:rFonts w:ascii="Times New Roman" w:hAnsi="Times New Roman" w:eastAsia="Times New Roman" w:cs="Times New Roman"/>
          <w:sz w:val="24"/>
          <w:szCs w:val="24"/>
        </w:rPr>
        <w:t>I</w:t>
      </w:r>
      <w:r w:rsidRPr="7C055B5B" w:rsidR="7AF9116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6AA7154F">
        <w:rPr>
          <w:rFonts w:ascii="Times New Roman" w:hAnsi="Times New Roman" w:eastAsia="Times New Roman" w:cs="Times New Roman"/>
          <w:sz w:val="24"/>
          <w:szCs w:val="24"/>
        </w:rPr>
        <w:t>assess</w:t>
      </w:r>
      <w:r w:rsidRPr="7C055B5B" w:rsidR="00463B17">
        <w:rPr>
          <w:rFonts w:ascii="Times New Roman" w:hAnsi="Times New Roman" w:eastAsia="Times New Roman" w:cs="Times New Roman"/>
          <w:sz w:val="24"/>
          <w:szCs w:val="24"/>
        </w:rPr>
        <w:t>ed</w:t>
      </w:r>
      <w:r w:rsidRPr="7C055B5B" w:rsidR="6AA7154F">
        <w:rPr>
          <w:rFonts w:ascii="Times New Roman" w:hAnsi="Times New Roman" w:eastAsia="Times New Roman" w:cs="Times New Roman"/>
          <w:sz w:val="24"/>
          <w:szCs w:val="24"/>
        </w:rPr>
        <w:t xml:space="preserve"> the effect of TDO2 expression on recurrence-free survival</w:t>
      </w:r>
      <w:r w:rsidRPr="7C055B5B" w:rsidR="003D3F07">
        <w:rPr>
          <w:rFonts w:ascii="Times New Roman" w:hAnsi="Times New Roman" w:eastAsia="Times New Roman" w:cs="Times New Roman"/>
          <w:sz w:val="24"/>
          <w:szCs w:val="24"/>
        </w:rPr>
        <w:t xml:space="preserve"> in both </w:t>
      </w:r>
      <w:r w:rsidRPr="7C055B5B" w:rsidR="1AE07878">
        <w:rPr>
          <w:rFonts w:ascii="Times New Roman" w:hAnsi="Times New Roman" w:eastAsia="Times New Roman" w:cs="Times New Roman"/>
          <w:sz w:val="24"/>
          <w:szCs w:val="24"/>
        </w:rPr>
        <w:t xml:space="preserve">non-TNBC (ER/PR/HER2+) </w:t>
      </w:r>
      <w:r w:rsidRPr="7C055B5B" w:rsidR="003D3F07">
        <w:rPr>
          <w:rFonts w:ascii="Times New Roman" w:hAnsi="Times New Roman" w:eastAsia="Times New Roman" w:cs="Times New Roman"/>
          <w:sz w:val="24"/>
          <w:szCs w:val="24"/>
        </w:rPr>
        <w:t>and TNBC tissues</w:t>
      </w:r>
      <w:r w:rsidRPr="7C055B5B" w:rsidR="7BA1383A">
        <w:rPr>
          <w:rFonts w:ascii="Times New Roman" w:hAnsi="Times New Roman" w:eastAsia="Times New Roman" w:cs="Times New Roman"/>
          <w:sz w:val="24"/>
          <w:szCs w:val="24"/>
        </w:rPr>
        <w:t xml:space="preserve"> from the Kaplan-Meier database</w:t>
      </w:r>
      <w:r w:rsidRPr="7C055B5B" w:rsidR="003D3F07">
        <w:rPr>
          <w:rFonts w:ascii="Times New Roman" w:hAnsi="Times New Roman" w:eastAsia="Times New Roman" w:cs="Times New Roman"/>
          <w:sz w:val="24"/>
          <w:szCs w:val="24"/>
        </w:rPr>
        <w:t>.</w:t>
      </w:r>
      <w:r w:rsidRPr="7C055B5B" w:rsidR="007144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7C055B5B" w:rsidR="5B27C53C">
        <w:rPr>
          <w:rFonts w:ascii="Times New Roman" w:hAnsi="Times New Roman" w:eastAsia="Times New Roman" w:cs="Times New Roman"/>
          <w:sz w:val="24"/>
          <w:szCs w:val="24"/>
        </w:rPr>
        <w:t>In this study, I identif</w:t>
      </w:r>
      <w:r w:rsidRPr="7C055B5B" w:rsidR="7C02971A">
        <w:rPr>
          <w:rFonts w:ascii="Times New Roman" w:hAnsi="Times New Roman" w:eastAsia="Times New Roman" w:cs="Times New Roman"/>
          <w:sz w:val="24"/>
          <w:szCs w:val="24"/>
        </w:rPr>
        <w:t>ied</w:t>
      </w:r>
      <w:r w:rsidRPr="7C055B5B" w:rsidR="5B27C53C">
        <w:rPr>
          <w:rFonts w:ascii="Times New Roman" w:hAnsi="Times New Roman" w:eastAsia="Times New Roman" w:cs="Times New Roman"/>
          <w:sz w:val="24"/>
          <w:szCs w:val="24"/>
        </w:rPr>
        <w:t xml:space="preserve"> higher amount of TDO2 in </w:t>
      </w:r>
      <w:r w:rsidRPr="7C055B5B" w:rsidR="007A4708">
        <w:rPr>
          <w:rFonts w:ascii="Times New Roman" w:hAnsi="Times New Roman" w:eastAsia="Times New Roman" w:cs="Times New Roman"/>
          <w:sz w:val="24"/>
          <w:szCs w:val="24"/>
        </w:rPr>
        <w:t>Breast Invasive Carcinoma patients</w:t>
      </w:r>
      <w:r w:rsidRPr="7C055B5B" w:rsidR="00A55D5F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Pr="7C055B5B" w:rsidR="00A55D5F">
        <w:rPr>
          <w:rFonts w:ascii="Times New Roman" w:hAnsi="Times New Roman" w:eastAsia="Times New Roman" w:cs="Times New Roman"/>
          <w:sz w:val="24"/>
          <w:szCs w:val="24"/>
        </w:rPr>
        <w:t>p value of 1.26E-52</w:t>
      </w:r>
      <w:r w:rsidRPr="7C055B5B" w:rsidR="00A55D5F">
        <w:rPr>
          <w:rFonts w:ascii="Times New Roman" w:hAnsi="Times New Roman" w:eastAsia="Times New Roman" w:cs="Times New Roman"/>
          <w:sz w:val="24"/>
          <w:szCs w:val="24"/>
        </w:rPr>
        <w:t>)</w:t>
      </w:r>
      <w:r w:rsidRPr="7C055B5B" w:rsidR="007A4708">
        <w:rPr>
          <w:rFonts w:ascii="Times New Roman" w:hAnsi="Times New Roman" w:eastAsia="Times New Roman" w:cs="Times New Roman"/>
          <w:sz w:val="24"/>
          <w:szCs w:val="24"/>
        </w:rPr>
        <w:t xml:space="preserve"> and</w:t>
      </w:r>
      <w:r w:rsidRPr="7C055B5B" w:rsidR="00A55D5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5B27C53C">
        <w:rPr>
          <w:rFonts w:ascii="Times New Roman" w:hAnsi="Times New Roman" w:eastAsia="Times New Roman" w:cs="Times New Roman"/>
          <w:sz w:val="24"/>
          <w:szCs w:val="24"/>
        </w:rPr>
        <w:t xml:space="preserve">TNBC </w:t>
      </w:r>
      <w:r w:rsidRPr="7C055B5B" w:rsidR="15A946A7">
        <w:rPr>
          <w:rFonts w:ascii="Times New Roman" w:hAnsi="Times New Roman" w:eastAsia="Times New Roman" w:cs="Times New Roman"/>
          <w:sz w:val="24"/>
          <w:szCs w:val="24"/>
        </w:rPr>
        <w:t>patients</w:t>
      </w:r>
      <w:r w:rsidRPr="7C055B5B" w:rsidR="00C443CD">
        <w:rPr>
          <w:rFonts w:ascii="Times New Roman" w:hAnsi="Times New Roman" w:eastAsia="Times New Roman" w:cs="Times New Roman"/>
          <w:sz w:val="24"/>
          <w:szCs w:val="24"/>
        </w:rPr>
        <w:t xml:space="preserve"> (p value of </w:t>
      </w:r>
      <w:r w:rsidRPr="7C055B5B" w:rsidR="00666290">
        <w:rPr>
          <w:rFonts w:ascii="Times New Roman" w:hAnsi="Times New Roman" w:eastAsia="Times New Roman" w:cs="Times New Roman"/>
          <w:sz w:val="24"/>
          <w:szCs w:val="24"/>
        </w:rPr>
        <w:t>1.35E-162</w:t>
      </w:r>
      <w:r w:rsidRPr="7C055B5B" w:rsidR="00666290">
        <w:rPr>
          <w:rFonts w:ascii="Times New Roman" w:hAnsi="Times New Roman" w:eastAsia="Times New Roman" w:cs="Times New Roman"/>
          <w:sz w:val="24"/>
          <w:szCs w:val="24"/>
        </w:rPr>
        <w:t>)</w:t>
      </w:r>
      <w:r w:rsidRPr="7C055B5B" w:rsidR="00F83400">
        <w:rPr>
          <w:rFonts w:ascii="Times New Roman" w:hAnsi="Times New Roman" w:eastAsia="Times New Roman" w:cs="Times New Roman"/>
          <w:sz w:val="24"/>
          <w:szCs w:val="24"/>
        </w:rPr>
        <w:t xml:space="preserve">, as well as </w:t>
      </w:r>
      <w:r w:rsidRPr="7C055B5B" w:rsidR="3C4158A0">
        <w:rPr>
          <w:rFonts w:ascii="Times New Roman" w:hAnsi="Times New Roman" w:eastAsia="Times New Roman" w:cs="Times New Roman"/>
          <w:sz w:val="24"/>
          <w:szCs w:val="24"/>
        </w:rPr>
        <w:t xml:space="preserve">a </w:t>
      </w:r>
      <w:r w:rsidRPr="7C055B5B" w:rsidR="5B27C53C">
        <w:rPr>
          <w:rFonts w:ascii="Times New Roman" w:hAnsi="Times New Roman" w:eastAsia="Times New Roman" w:cs="Times New Roman"/>
          <w:sz w:val="24"/>
          <w:szCs w:val="24"/>
        </w:rPr>
        <w:t>significant associat</w:t>
      </w:r>
      <w:r w:rsidRPr="7C055B5B" w:rsidR="744C3372">
        <w:rPr>
          <w:rFonts w:ascii="Times New Roman" w:hAnsi="Times New Roman" w:eastAsia="Times New Roman" w:cs="Times New Roman"/>
          <w:sz w:val="24"/>
          <w:szCs w:val="24"/>
        </w:rPr>
        <w:t>ion</w:t>
      </w:r>
      <w:r w:rsidRPr="7C055B5B" w:rsidR="5B27C53C">
        <w:rPr>
          <w:rFonts w:ascii="Times New Roman" w:hAnsi="Times New Roman" w:eastAsia="Times New Roman" w:cs="Times New Roman"/>
          <w:sz w:val="24"/>
          <w:szCs w:val="24"/>
        </w:rPr>
        <w:t xml:space="preserve"> between free-recurrence survival</w:t>
      </w:r>
      <w:r w:rsidRPr="7C055B5B" w:rsidR="00F83400">
        <w:rPr>
          <w:rFonts w:ascii="Times New Roman" w:hAnsi="Times New Roman" w:eastAsia="Times New Roman" w:cs="Times New Roman"/>
          <w:sz w:val="24"/>
          <w:szCs w:val="24"/>
        </w:rPr>
        <w:t xml:space="preserve"> and </w:t>
      </w:r>
      <w:r w:rsidRPr="7C055B5B" w:rsidR="2409F73A">
        <w:rPr>
          <w:rFonts w:ascii="Times New Roman" w:hAnsi="Times New Roman" w:eastAsia="Times New Roman" w:cs="Times New Roman"/>
          <w:sz w:val="24"/>
          <w:szCs w:val="24"/>
        </w:rPr>
        <w:t>TDO2 levels</w:t>
      </w:r>
      <w:r w:rsidRPr="7C055B5B" w:rsidR="109EEADC">
        <w:rPr>
          <w:rFonts w:ascii="Times New Roman" w:hAnsi="Times New Roman" w:eastAsia="Times New Roman" w:cs="Times New Roman"/>
          <w:sz w:val="24"/>
          <w:szCs w:val="24"/>
        </w:rPr>
        <w:t xml:space="preserve"> in TNBC samples</w:t>
      </w:r>
      <w:r w:rsidRPr="7C055B5B" w:rsidR="008C096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0071445D">
        <w:rPr>
          <w:rFonts w:ascii="Times New Roman" w:hAnsi="Times New Roman" w:eastAsia="Times New Roman" w:cs="Times New Roman"/>
          <w:sz w:val="24"/>
          <w:szCs w:val="24"/>
        </w:rPr>
        <w:t>(p</w:t>
      </w:r>
      <w:r w:rsidRPr="7C055B5B" w:rsidR="008C096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0071445D">
        <w:rPr>
          <w:rFonts w:ascii="Times New Roman" w:hAnsi="Times New Roman" w:eastAsia="Times New Roman" w:cs="Times New Roman"/>
          <w:sz w:val="24"/>
          <w:szCs w:val="24"/>
        </w:rPr>
        <w:t>value</w:t>
      </w:r>
      <w:r w:rsidRPr="7C055B5B" w:rsidR="008C0967">
        <w:rPr>
          <w:rFonts w:ascii="Times New Roman" w:hAnsi="Times New Roman" w:eastAsia="Times New Roman" w:cs="Times New Roman"/>
          <w:sz w:val="24"/>
          <w:szCs w:val="24"/>
        </w:rPr>
        <w:t xml:space="preserve"> of 0.</w:t>
      </w:r>
      <w:r w:rsidRPr="7C055B5B" w:rsidR="0044A256">
        <w:rPr>
          <w:rFonts w:ascii="Times New Roman" w:hAnsi="Times New Roman" w:eastAsia="Times New Roman" w:cs="Times New Roman"/>
          <w:sz w:val="24"/>
          <w:szCs w:val="24"/>
        </w:rPr>
        <w:t>36</w:t>
      </w:r>
      <w:r w:rsidRPr="7C055B5B" w:rsidR="0071445D">
        <w:rPr>
          <w:rFonts w:ascii="Times New Roman" w:hAnsi="Times New Roman" w:eastAsia="Times New Roman" w:cs="Times New Roman"/>
          <w:sz w:val="24"/>
          <w:szCs w:val="24"/>
        </w:rPr>
        <w:t>)</w:t>
      </w:r>
      <w:r w:rsidRPr="7C055B5B" w:rsidR="2409F73A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7C055B5B" w:rsidR="645034AF">
        <w:rPr>
          <w:rFonts w:ascii="Times New Roman" w:hAnsi="Times New Roman" w:eastAsia="Times New Roman" w:cs="Times New Roman"/>
          <w:sz w:val="24"/>
          <w:szCs w:val="24"/>
        </w:rPr>
        <w:t xml:space="preserve">These </w:t>
      </w:r>
      <w:r w:rsidRPr="7C055B5B" w:rsidR="768C07F5">
        <w:rPr>
          <w:rFonts w:ascii="Times New Roman" w:hAnsi="Times New Roman" w:eastAsia="Times New Roman" w:cs="Times New Roman"/>
          <w:sz w:val="24"/>
          <w:szCs w:val="24"/>
        </w:rPr>
        <w:t>findings</w:t>
      </w:r>
      <w:r w:rsidRPr="7C055B5B" w:rsidR="645034AF">
        <w:rPr>
          <w:rFonts w:ascii="Times New Roman" w:hAnsi="Times New Roman" w:eastAsia="Times New Roman" w:cs="Times New Roman"/>
          <w:sz w:val="24"/>
          <w:szCs w:val="24"/>
        </w:rPr>
        <w:t xml:space="preserve"> demonstrate the importance</w:t>
      </w:r>
      <w:r w:rsidRPr="7C055B5B" w:rsidR="2292CD9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645034AF">
        <w:rPr>
          <w:rFonts w:ascii="Times New Roman" w:hAnsi="Times New Roman" w:eastAsia="Times New Roman" w:cs="Times New Roman"/>
          <w:sz w:val="24"/>
          <w:szCs w:val="24"/>
        </w:rPr>
        <w:t xml:space="preserve">of </w:t>
      </w:r>
      <w:r w:rsidRPr="7C055B5B" w:rsidR="32051F8B">
        <w:rPr>
          <w:rFonts w:ascii="Times New Roman" w:hAnsi="Times New Roman" w:eastAsia="Times New Roman" w:cs="Times New Roman"/>
          <w:sz w:val="24"/>
          <w:szCs w:val="24"/>
        </w:rPr>
        <w:t>identifying</w:t>
      </w:r>
      <w:r w:rsidRPr="7C055B5B" w:rsidR="2292CD9D">
        <w:rPr>
          <w:rFonts w:ascii="Times New Roman" w:hAnsi="Times New Roman" w:eastAsia="Times New Roman" w:cs="Times New Roman"/>
          <w:sz w:val="24"/>
          <w:szCs w:val="24"/>
        </w:rPr>
        <w:t xml:space="preserve"> novel potential </w:t>
      </w:r>
      <w:r w:rsidRPr="7C055B5B" w:rsidR="645034AF">
        <w:rPr>
          <w:rFonts w:ascii="Times New Roman" w:hAnsi="Times New Roman" w:eastAsia="Times New Roman" w:cs="Times New Roman"/>
          <w:sz w:val="24"/>
          <w:szCs w:val="24"/>
        </w:rPr>
        <w:t xml:space="preserve">strategies </w:t>
      </w:r>
      <w:r w:rsidRPr="7C055B5B" w:rsidR="75859486">
        <w:rPr>
          <w:rFonts w:ascii="Times New Roman" w:hAnsi="Times New Roman" w:eastAsia="Times New Roman" w:cs="Times New Roman"/>
          <w:sz w:val="24"/>
          <w:szCs w:val="24"/>
        </w:rPr>
        <w:t xml:space="preserve">for TNBC </w:t>
      </w:r>
      <w:r w:rsidRPr="7C055B5B" w:rsidR="6942EE75">
        <w:rPr>
          <w:rFonts w:ascii="Times New Roman" w:hAnsi="Times New Roman" w:eastAsia="Times New Roman" w:cs="Times New Roman"/>
          <w:sz w:val="24"/>
          <w:szCs w:val="24"/>
        </w:rPr>
        <w:t xml:space="preserve">therapies and treatments, </w:t>
      </w:r>
      <w:r w:rsidRPr="7C055B5B" w:rsidR="007B7DFF">
        <w:rPr>
          <w:rFonts w:ascii="Times New Roman" w:hAnsi="Times New Roman" w:eastAsia="Times New Roman" w:cs="Times New Roman"/>
          <w:sz w:val="24"/>
          <w:szCs w:val="24"/>
        </w:rPr>
        <w:t>wi</w:t>
      </w:r>
      <w:r w:rsidRPr="7C055B5B" w:rsidR="006E62B5">
        <w:rPr>
          <w:rFonts w:ascii="Times New Roman" w:hAnsi="Times New Roman" w:eastAsia="Times New Roman" w:cs="Times New Roman"/>
          <w:sz w:val="24"/>
          <w:szCs w:val="24"/>
        </w:rPr>
        <w:t xml:space="preserve">th </w:t>
      </w:r>
      <w:r w:rsidRPr="7C055B5B" w:rsidR="11EB47B5">
        <w:rPr>
          <w:rFonts w:ascii="Times New Roman" w:hAnsi="Times New Roman" w:eastAsia="Times New Roman" w:cs="Times New Roman"/>
          <w:sz w:val="24"/>
          <w:szCs w:val="24"/>
        </w:rPr>
        <w:t xml:space="preserve">more focus on developing drugs that target </w:t>
      </w:r>
      <w:r w:rsidRPr="7C055B5B" w:rsidR="645034AF">
        <w:rPr>
          <w:rFonts w:ascii="Times New Roman" w:hAnsi="Times New Roman" w:eastAsia="Times New Roman" w:cs="Times New Roman"/>
          <w:sz w:val="24"/>
          <w:szCs w:val="24"/>
        </w:rPr>
        <w:t>TDO2</w:t>
      </w:r>
      <w:r w:rsidRPr="7C055B5B" w:rsidR="6903F930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8C0967" w:rsidR="0FD18C9A" w:rsidP="69B19808" w:rsidRDefault="5A1CFC14" w14:paraId="267176EB" w14:textId="795A6A54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b/>
          <w:bCs/>
          <w:sz w:val="24"/>
          <w:szCs w:val="24"/>
        </w:rPr>
        <w:lastRenderedPageBreak/>
        <w:t>Introduction</w:t>
      </w:r>
      <w:r w:rsidRPr="69B19808" w:rsidR="008C096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FD18C9A" w:rsidDel="0098779B" w:rsidP="69B19808" w:rsidRDefault="591F73EB" w14:paraId="5F1A095E" w14:textId="5C72BE46">
      <w:pPr>
        <w:spacing w:line="360" w:lineRule="auto"/>
        <w:ind w:firstLine="720"/>
        <w:jc w:val="both"/>
        <w:rPr>
          <w:del w:author="Sarah J. Backe" w:date="2021-04-10T09:41:00Z" w:id="3"/>
          <w:rFonts w:ascii="Times New Roman" w:hAnsi="Times New Roman" w:eastAsia="Times New Roman" w:cs="Times New Roman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7B32818E">
        <w:rPr>
          <w:rFonts w:ascii="Times New Roman" w:hAnsi="Times New Roman" w:eastAsia="Times New Roman" w:cs="Times New Roman"/>
          <w:sz w:val="24"/>
          <w:szCs w:val="24"/>
        </w:rPr>
        <w:t>The most common cancer in women is breast cancer</w:t>
      </w:r>
      <w:r w:rsidRPr="69B19808" w:rsidR="2D664720">
        <w:rPr>
          <w:rFonts w:ascii="Times New Roman" w:hAnsi="Times New Roman" w:eastAsia="Times New Roman" w:cs="Times New Roman"/>
          <w:sz w:val="24"/>
          <w:szCs w:val="24"/>
        </w:rPr>
        <w:t>, with</w:t>
      </w:r>
      <w:r w:rsidRPr="69B19808" w:rsidR="003DF73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2D664720">
        <w:rPr>
          <w:rFonts w:ascii="Times New Roman" w:hAnsi="Times New Roman" w:eastAsia="Times New Roman" w:cs="Times New Roman"/>
          <w:sz w:val="24"/>
          <w:szCs w:val="24"/>
        </w:rPr>
        <w:t>an estimate</w:t>
      </w:r>
      <w:r w:rsidRPr="69B19808" w:rsidR="6A0D3396">
        <w:rPr>
          <w:rFonts w:ascii="Times New Roman" w:hAnsi="Times New Roman" w:eastAsia="Times New Roman" w:cs="Times New Roman"/>
          <w:sz w:val="24"/>
          <w:szCs w:val="24"/>
        </w:rPr>
        <w:t>d</w:t>
      </w:r>
      <w:r w:rsidRPr="69B19808" w:rsidR="2D664720">
        <w:rPr>
          <w:rFonts w:ascii="Times New Roman" w:hAnsi="Times New Roman" w:eastAsia="Times New Roman" w:cs="Times New Roman"/>
          <w:sz w:val="24"/>
          <w:szCs w:val="24"/>
        </w:rPr>
        <w:t xml:space="preserve"> 1.67 million new cases diagnosed wo</w:t>
      </w:r>
      <w:r w:rsidRPr="69B19808" w:rsidR="2447E982">
        <w:rPr>
          <w:rFonts w:ascii="Times New Roman" w:hAnsi="Times New Roman" w:eastAsia="Times New Roman" w:cs="Times New Roman"/>
          <w:sz w:val="24"/>
          <w:szCs w:val="24"/>
        </w:rPr>
        <w:t>r</w:t>
      </w:r>
      <w:r w:rsidRPr="69B19808" w:rsidR="2D664720">
        <w:rPr>
          <w:rFonts w:ascii="Times New Roman" w:hAnsi="Times New Roman" w:eastAsia="Times New Roman" w:cs="Times New Roman"/>
          <w:sz w:val="24"/>
          <w:szCs w:val="24"/>
        </w:rPr>
        <w:t>ldwide in 2012</w:t>
      </w:r>
      <w:r w:rsidRPr="69B19808" w:rsidR="00F76797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proofErr w:type="spellStart"/>
      <w:r w:rsidRPr="69B19808" w:rsidR="5FD3961A">
        <w:rPr>
          <w:rFonts w:ascii="Times New Roman" w:hAnsi="Times New Roman" w:eastAsia="Times New Roman" w:cs="Times New Roman"/>
          <w:sz w:val="24"/>
          <w:szCs w:val="24"/>
        </w:rPr>
        <w:t>Cardosa</w:t>
      </w:r>
      <w:proofErr w:type="spellEnd"/>
      <w:r w:rsidRPr="69B19808" w:rsidR="5FD3961A">
        <w:rPr>
          <w:rFonts w:ascii="Times New Roman" w:hAnsi="Times New Roman" w:eastAsia="Times New Roman" w:cs="Times New Roman"/>
          <w:sz w:val="24"/>
          <w:szCs w:val="24"/>
        </w:rPr>
        <w:t xml:space="preserve"> 2016). </w:t>
      </w:r>
      <w:r w:rsidRPr="69B19808" w:rsidR="39556A8F">
        <w:rPr>
          <w:rFonts w:ascii="Times New Roman" w:hAnsi="Times New Roman" w:eastAsia="Times New Roman" w:cs="Times New Roman"/>
          <w:sz w:val="24"/>
          <w:szCs w:val="24"/>
        </w:rPr>
        <w:t>In fact, in January 2019, over</w:t>
      </w:r>
      <w:r w:rsidRPr="69B19808" w:rsidR="14AB7B62">
        <w:rPr>
          <w:rFonts w:ascii="Times New Roman" w:hAnsi="Times New Roman" w:eastAsia="Times New Roman" w:cs="Times New Roman"/>
          <w:sz w:val="24"/>
          <w:szCs w:val="24"/>
        </w:rPr>
        <w:t xml:space="preserve"> 3.8 million US women </w:t>
      </w:r>
      <w:r w:rsidRPr="69B19808" w:rsidR="00F76797">
        <w:rPr>
          <w:rFonts w:ascii="Times New Roman" w:hAnsi="Times New Roman" w:eastAsia="Times New Roman" w:cs="Times New Roman"/>
          <w:sz w:val="24"/>
          <w:szCs w:val="24"/>
        </w:rPr>
        <w:t>had</w:t>
      </w:r>
      <w:r w:rsidRPr="69B19808" w:rsidR="14AB7B62">
        <w:rPr>
          <w:rFonts w:ascii="Times New Roman" w:hAnsi="Times New Roman" w:eastAsia="Times New Roman" w:cs="Times New Roman"/>
          <w:sz w:val="24"/>
          <w:szCs w:val="24"/>
        </w:rPr>
        <w:t xml:space="preserve"> history of breast cancer</w:t>
      </w:r>
      <w:r w:rsidRPr="69B19808" w:rsidR="503617D7">
        <w:rPr>
          <w:rFonts w:ascii="Times New Roman" w:hAnsi="Times New Roman" w:eastAsia="Times New Roman" w:cs="Times New Roman"/>
          <w:sz w:val="24"/>
          <w:szCs w:val="24"/>
        </w:rPr>
        <w:t xml:space="preserve"> (Miller 2019)</w:t>
      </w:r>
      <w:r w:rsidRPr="69B19808" w:rsidR="1803C6E9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</w:p>
    <w:p w:rsidR="468A4701" w:rsidP="69B19808" w:rsidRDefault="2559B29A" w14:paraId="77419AA7" w14:textId="587A632D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Triple Negative Breast Cancer (TNBC) is an extremely aggressive disease </w:t>
      </w:r>
      <w:r w:rsidRPr="69B19808" w:rsidR="4A69B198">
        <w:rPr>
          <w:rFonts w:ascii="Times New Roman" w:hAnsi="Times New Roman" w:eastAsia="Times New Roman" w:cs="Times New Roman"/>
          <w:sz w:val="24"/>
          <w:szCs w:val="24"/>
        </w:rPr>
        <w:t>identified</w:t>
      </w: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 by the negative expression of </w:t>
      </w:r>
      <w:r w:rsidRPr="69B19808" w:rsidR="645034AF">
        <w:rPr>
          <w:rFonts w:ascii="Times New Roman" w:hAnsi="Times New Roman" w:eastAsia="Times New Roman" w:cs="Times New Roman"/>
          <w:sz w:val="24"/>
          <w:szCs w:val="24"/>
        </w:rPr>
        <w:t>human epidermal growth factor receptor 2 (HER2) and the hormone receptors</w:t>
      </w:r>
      <w:del w:author="Sarah J. Backe" w:date="2021-04-08T18:19:00Z" w:id="4">
        <w:r w:rsidRPr="69B19808" w:rsidDel="2559B29A">
          <w:rPr>
            <w:rFonts w:ascii="Times New Roman" w:hAnsi="Times New Roman" w:eastAsia="Times New Roman" w:cs="Times New Roman"/>
            <w:sz w:val="24"/>
            <w:szCs w:val="24"/>
          </w:rPr>
          <w:delText>:</w:delText>
        </w:r>
      </w:del>
      <w:r w:rsidRPr="69B19808" w:rsidR="645034A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estrogen </w:t>
      </w:r>
      <w:r w:rsidRPr="69B19808" w:rsidR="373806CD">
        <w:rPr>
          <w:rFonts w:ascii="Times New Roman" w:hAnsi="Times New Roman" w:eastAsia="Times New Roman" w:cs="Times New Roman"/>
          <w:sz w:val="24"/>
          <w:szCs w:val="24"/>
        </w:rPr>
        <w:t>receptor</w:t>
      </w: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 (ER) </w:t>
      </w:r>
      <w:r w:rsidRPr="69B19808" w:rsidR="645034AF">
        <w:rPr>
          <w:rFonts w:ascii="Times New Roman" w:hAnsi="Times New Roman" w:eastAsia="Times New Roman" w:cs="Times New Roman"/>
          <w:sz w:val="24"/>
          <w:szCs w:val="24"/>
        </w:rPr>
        <w:t xml:space="preserve">and </w:t>
      </w: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progesterone receptor (PR) </w:t>
      </w:r>
      <w:r w:rsidRPr="69B19808" w:rsidR="2111CBDA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spellStart"/>
      <w:r w:rsidRPr="69B19808" w:rsidR="612B3F4C">
        <w:rPr>
          <w:rFonts w:ascii="Times New Roman" w:hAnsi="Times New Roman" w:eastAsia="Times New Roman" w:cs="Times New Roman"/>
          <w:sz w:val="24"/>
          <w:szCs w:val="24"/>
        </w:rPr>
        <w:t>Rakha</w:t>
      </w:r>
      <w:proofErr w:type="spellEnd"/>
      <w:r w:rsidRPr="69B19808" w:rsidR="2111CBDA">
        <w:rPr>
          <w:rFonts w:ascii="Times New Roman" w:hAnsi="Times New Roman" w:eastAsia="Times New Roman" w:cs="Times New Roman"/>
          <w:sz w:val="24"/>
          <w:szCs w:val="24"/>
        </w:rPr>
        <w:t xml:space="preserve"> 2009)</w:t>
      </w:r>
      <w:r w:rsidRPr="69B19808" w:rsidR="6D614E41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69B19808" w:rsidR="1E4DE8E8">
        <w:rPr>
          <w:rFonts w:ascii="Times New Roman" w:hAnsi="Times New Roman" w:eastAsia="Times New Roman" w:cs="Times New Roman"/>
          <w:sz w:val="24"/>
          <w:szCs w:val="24"/>
        </w:rPr>
        <w:t xml:space="preserve">Due to </w:t>
      </w:r>
      <w:r w:rsidR="00E37A97">
        <w:rPr>
          <w:rFonts w:ascii="Times New Roman" w:hAnsi="Times New Roman" w:eastAsia="Times New Roman" w:cs="Times New Roman"/>
          <w:sz w:val="24"/>
          <w:szCs w:val="24"/>
        </w:rPr>
        <w:t>a</w:t>
      </w:r>
      <w:r w:rsidRPr="69B19808" w:rsidR="1E4DE8E8">
        <w:rPr>
          <w:rFonts w:ascii="Times New Roman" w:hAnsi="Times New Roman" w:eastAsia="Times New Roman" w:cs="Times New Roman"/>
          <w:sz w:val="24"/>
          <w:szCs w:val="24"/>
        </w:rPr>
        <w:t xml:space="preserve"> lack of effective targeted therapies, p</w:t>
      </w:r>
      <w:r w:rsidRPr="69B19808" w:rsidR="6D614E41">
        <w:rPr>
          <w:rFonts w:ascii="Times New Roman" w:hAnsi="Times New Roman" w:eastAsia="Times New Roman" w:cs="Times New Roman"/>
          <w:sz w:val="24"/>
          <w:szCs w:val="24"/>
        </w:rPr>
        <w:t xml:space="preserve">atients with TNBC are </w:t>
      </w:r>
      <w:r w:rsidRPr="69B19808" w:rsidR="663866A3">
        <w:rPr>
          <w:rFonts w:ascii="Times New Roman" w:hAnsi="Times New Roman" w:eastAsia="Times New Roman" w:cs="Times New Roman"/>
          <w:sz w:val="24"/>
          <w:szCs w:val="24"/>
        </w:rPr>
        <w:t>increasingly at risk for</w:t>
      </w:r>
      <w:r w:rsidRPr="69B19808" w:rsidR="6D614E41">
        <w:rPr>
          <w:rFonts w:ascii="Times New Roman" w:hAnsi="Times New Roman" w:eastAsia="Times New Roman" w:cs="Times New Roman"/>
          <w:sz w:val="24"/>
          <w:szCs w:val="24"/>
        </w:rPr>
        <w:t xml:space="preserve"> tumor </w:t>
      </w:r>
      <w:r w:rsidRPr="69B19808" w:rsidR="32E4BD94">
        <w:rPr>
          <w:rFonts w:ascii="Times New Roman" w:hAnsi="Times New Roman" w:eastAsia="Times New Roman" w:cs="Times New Roman"/>
          <w:sz w:val="24"/>
          <w:szCs w:val="24"/>
        </w:rPr>
        <w:t>recurrence</w:t>
      </w:r>
      <w:r w:rsidRPr="69B19808" w:rsidR="001F301F">
        <w:rPr>
          <w:rFonts w:ascii="Times New Roman" w:hAnsi="Times New Roman" w:eastAsia="Times New Roman" w:cs="Times New Roman"/>
          <w:sz w:val="24"/>
          <w:szCs w:val="24"/>
        </w:rPr>
        <w:t>,</w:t>
      </w:r>
      <w:r w:rsidRPr="69B19808" w:rsidR="6437075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003A3983">
        <w:rPr>
          <w:rFonts w:ascii="Times New Roman" w:hAnsi="Times New Roman" w:eastAsia="Times New Roman" w:cs="Times New Roman"/>
          <w:sz w:val="24"/>
          <w:szCs w:val="24"/>
        </w:rPr>
        <w:t xml:space="preserve">poor overall prognoses, and lower five-year survival rates than individuals with other </w:t>
      </w:r>
      <w:r w:rsidRPr="69B19808" w:rsidR="001F301F">
        <w:rPr>
          <w:rFonts w:ascii="Times New Roman" w:hAnsi="Times New Roman" w:eastAsia="Times New Roman" w:cs="Times New Roman"/>
          <w:sz w:val="24"/>
          <w:szCs w:val="24"/>
        </w:rPr>
        <w:t>sub</w:t>
      </w:r>
      <w:r w:rsidRPr="69B19808" w:rsidR="003A3983">
        <w:rPr>
          <w:rFonts w:ascii="Times New Roman" w:hAnsi="Times New Roman" w:eastAsia="Times New Roman" w:cs="Times New Roman"/>
          <w:sz w:val="24"/>
          <w:szCs w:val="24"/>
        </w:rPr>
        <w:t xml:space="preserve">types of breast cancer </w:t>
      </w:r>
      <w:r w:rsidRPr="69B19808" w:rsidR="583D98AF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spellStart"/>
      <w:r w:rsidRPr="69B19808" w:rsidR="583D98AF">
        <w:rPr>
          <w:rFonts w:ascii="Times New Roman" w:hAnsi="Times New Roman" w:eastAsia="Times New Roman" w:cs="Times New Roman"/>
          <w:sz w:val="24"/>
          <w:szCs w:val="24"/>
        </w:rPr>
        <w:t>Shimelis</w:t>
      </w:r>
      <w:proofErr w:type="spellEnd"/>
      <w:r w:rsidRPr="69B19808" w:rsidR="583D98AF">
        <w:rPr>
          <w:rFonts w:ascii="Times New Roman" w:hAnsi="Times New Roman" w:eastAsia="Times New Roman" w:cs="Times New Roman"/>
          <w:sz w:val="24"/>
          <w:szCs w:val="24"/>
        </w:rPr>
        <w:t xml:space="preserve"> 2018)</w:t>
      </w:r>
      <w:r w:rsidRPr="69B19808" w:rsidR="32E4BD94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69B19808" w:rsidR="4E1677D7">
        <w:rPr>
          <w:rFonts w:ascii="Times New Roman" w:hAnsi="Times New Roman" w:eastAsia="Times New Roman" w:cs="Times New Roman"/>
          <w:sz w:val="24"/>
          <w:szCs w:val="24"/>
        </w:rPr>
        <w:t>Therefore, novel therapeutic s</w:t>
      </w:r>
      <w:r w:rsidRPr="69B19808" w:rsidR="306E15F1">
        <w:rPr>
          <w:rFonts w:ascii="Times New Roman" w:hAnsi="Times New Roman" w:eastAsia="Times New Roman" w:cs="Times New Roman"/>
          <w:sz w:val="24"/>
          <w:szCs w:val="24"/>
        </w:rPr>
        <w:t>chemes</w:t>
      </w:r>
      <w:r w:rsidRPr="69B19808" w:rsidR="2E8C90C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645034AF">
        <w:rPr>
          <w:rFonts w:ascii="Times New Roman" w:hAnsi="Times New Roman" w:eastAsia="Times New Roman" w:cs="Times New Roman"/>
          <w:sz w:val="24"/>
          <w:szCs w:val="24"/>
        </w:rPr>
        <w:t xml:space="preserve">specific </w:t>
      </w:r>
      <w:r w:rsidRPr="69B19808" w:rsidR="004A14A6">
        <w:rPr>
          <w:rFonts w:ascii="Times New Roman" w:hAnsi="Times New Roman" w:eastAsia="Times New Roman" w:cs="Times New Roman"/>
          <w:sz w:val="24"/>
          <w:szCs w:val="24"/>
        </w:rPr>
        <w:t xml:space="preserve">to </w:t>
      </w:r>
      <w:r w:rsidRPr="69B19808" w:rsidR="645034AF">
        <w:rPr>
          <w:rFonts w:ascii="Times New Roman" w:hAnsi="Times New Roman" w:eastAsia="Times New Roman" w:cs="Times New Roman"/>
          <w:sz w:val="24"/>
          <w:szCs w:val="24"/>
        </w:rPr>
        <w:t xml:space="preserve">improve </w:t>
      </w:r>
      <w:r w:rsidRPr="69B19808" w:rsidR="003A3983">
        <w:rPr>
          <w:rFonts w:ascii="Times New Roman" w:hAnsi="Times New Roman" w:eastAsia="Times New Roman" w:cs="Times New Roman"/>
          <w:sz w:val="24"/>
          <w:szCs w:val="24"/>
        </w:rPr>
        <w:t xml:space="preserve">TNBC </w:t>
      </w:r>
      <w:r w:rsidRPr="69B19808" w:rsidR="645034AF">
        <w:rPr>
          <w:rFonts w:ascii="Times New Roman" w:hAnsi="Times New Roman" w:eastAsia="Times New Roman" w:cs="Times New Roman"/>
          <w:sz w:val="24"/>
          <w:szCs w:val="24"/>
        </w:rPr>
        <w:t>patient</w:t>
      </w:r>
      <w:r w:rsidRPr="69B19808" w:rsidR="004A14A6">
        <w:rPr>
          <w:rFonts w:ascii="Times New Roman" w:hAnsi="Times New Roman" w:eastAsia="Times New Roman" w:cs="Times New Roman"/>
          <w:b/>
          <w:bCs/>
          <w:sz w:val="24"/>
          <w:szCs w:val="24"/>
        </w:rPr>
        <w:t>s</w:t>
      </w:r>
      <w:r w:rsidRPr="69B19808" w:rsidR="004A14A6">
        <w:rPr>
          <w:rFonts w:ascii="Times New Roman" w:hAnsi="Times New Roman" w:eastAsia="Times New Roman" w:cs="Times New Roman"/>
          <w:sz w:val="24"/>
          <w:szCs w:val="24"/>
        </w:rPr>
        <w:t xml:space="preserve"> are needed</w:t>
      </w:r>
      <w:r w:rsidRPr="69B19808" w:rsidR="2595301F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proofErr w:type="spellStart"/>
      <w:r w:rsidRPr="69B19808" w:rsidR="2595301F">
        <w:rPr>
          <w:rFonts w:ascii="Times New Roman" w:hAnsi="Times New Roman" w:eastAsia="Times New Roman" w:cs="Times New Roman"/>
          <w:sz w:val="24"/>
          <w:szCs w:val="24"/>
        </w:rPr>
        <w:t>Qiang</w:t>
      </w:r>
      <w:proofErr w:type="spellEnd"/>
      <w:r w:rsidRPr="69B19808" w:rsidR="2595301F">
        <w:rPr>
          <w:rFonts w:ascii="Times New Roman" w:hAnsi="Times New Roman" w:eastAsia="Times New Roman" w:cs="Times New Roman"/>
          <w:sz w:val="24"/>
          <w:szCs w:val="24"/>
        </w:rPr>
        <w:t xml:space="preserve"> Liu 2020)</w:t>
      </w:r>
      <w:r w:rsidRPr="69B19808" w:rsidR="004A14A6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</w:p>
    <w:p w:rsidR="0D739765" w:rsidP="69B19808" w:rsidRDefault="003A3983" w14:paraId="607F31DD" w14:textId="7B9CB369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C055B5B" w:rsidR="003A3983">
        <w:rPr>
          <w:rFonts w:ascii="Times New Roman" w:hAnsi="Times New Roman" w:eastAsia="Times New Roman" w:cs="Times New Roman"/>
          <w:sz w:val="24"/>
          <w:szCs w:val="24"/>
        </w:rPr>
        <w:t>I</w:t>
      </w:r>
      <w:r w:rsidRPr="7C055B5B" w:rsidR="530C1FC1">
        <w:rPr>
          <w:rFonts w:ascii="Times New Roman" w:hAnsi="Times New Roman" w:eastAsia="Times New Roman" w:cs="Times New Roman"/>
          <w:sz w:val="24"/>
          <w:szCs w:val="24"/>
        </w:rPr>
        <w:t>mmunosurveillance</w:t>
      </w:r>
      <w:r w:rsidRPr="7C055B5B" w:rsidR="5DA96866">
        <w:rPr>
          <w:rFonts w:ascii="Times New Roman" w:hAnsi="Times New Roman" w:eastAsia="Times New Roman" w:cs="Times New Roman"/>
          <w:sz w:val="24"/>
          <w:szCs w:val="24"/>
        </w:rPr>
        <w:t xml:space="preserve"> is</w:t>
      </w:r>
      <w:r w:rsidRPr="7C055B5B" w:rsidR="62380631">
        <w:rPr>
          <w:rFonts w:ascii="Times New Roman" w:hAnsi="Times New Roman" w:eastAsia="Times New Roman" w:cs="Times New Roman"/>
          <w:sz w:val="24"/>
          <w:szCs w:val="24"/>
        </w:rPr>
        <w:t xml:space="preserve"> the body’s immune system </w:t>
      </w:r>
      <w:r w:rsidRPr="7C055B5B" w:rsidR="78C9A3FB">
        <w:rPr>
          <w:rFonts w:ascii="Times New Roman" w:hAnsi="Times New Roman" w:eastAsia="Times New Roman" w:cs="Times New Roman"/>
          <w:sz w:val="24"/>
          <w:szCs w:val="24"/>
        </w:rPr>
        <w:t xml:space="preserve">to </w:t>
      </w:r>
      <w:r w:rsidRPr="7C055B5B" w:rsidR="62380631">
        <w:rPr>
          <w:rFonts w:ascii="Times New Roman" w:hAnsi="Times New Roman" w:eastAsia="Times New Roman" w:cs="Times New Roman"/>
          <w:sz w:val="24"/>
          <w:szCs w:val="24"/>
        </w:rPr>
        <w:t xml:space="preserve">detect </w:t>
      </w:r>
      <w:r w:rsidRPr="7C055B5B" w:rsidR="00B57E55">
        <w:rPr>
          <w:rFonts w:ascii="Times New Roman" w:hAnsi="Times New Roman" w:eastAsia="Times New Roman" w:cs="Times New Roman"/>
          <w:sz w:val="24"/>
          <w:szCs w:val="24"/>
        </w:rPr>
        <w:t xml:space="preserve">and destroy </w:t>
      </w:r>
      <w:r w:rsidRPr="7C055B5B" w:rsidR="62380631">
        <w:rPr>
          <w:rFonts w:ascii="Times New Roman" w:hAnsi="Times New Roman" w:eastAsia="Times New Roman" w:cs="Times New Roman"/>
          <w:sz w:val="24"/>
          <w:szCs w:val="24"/>
        </w:rPr>
        <w:t>unwanted cells</w:t>
      </w:r>
      <w:r w:rsidRPr="7C055B5B" w:rsidR="0E8C0A2D">
        <w:rPr>
          <w:rFonts w:ascii="Times New Roman" w:hAnsi="Times New Roman" w:eastAsia="Times New Roman" w:cs="Times New Roman"/>
          <w:sz w:val="24"/>
          <w:szCs w:val="24"/>
        </w:rPr>
        <w:t xml:space="preserve"> and </w:t>
      </w:r>
      <w:r w:rsidRPr="7C055B5B" w:rsidR="4644516E">
        <w:rPr>
          <w:rFonts w:ascii="Times New Roman" w:hAnsi="Times New Roman" w:eastAsia="Times New Roman" w:cs="Times New Roman"/>
          <w:sz w:val="24"/>
          <w:szCs w:val="24"/>
        </w:rPr>
        <w:t>malignancies</w:t>
      </w:r>
      <w:r w:rsidRPr="7C055B5B" w:rsidR="6238063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6251A538">
        <w:rPr>
          <w:rFonts w:ascii="Times New Roman" w:hAnsi="Times New Roman" w:eastAsia="Times New Roman" w:cs="Times New Roman"/>
          <w:sz w:val="24"/>
          <w:szCs w:val="24"/>
        </w:rPr>
        <w:t xml:space="preserve">(Beatty 2014). </w:t>
      </w:r>
      <w:r w:rsidRPr="7C055B5B" w:rsidR="79386CA5">
        <w:rPr>
          <w:rFonts w:ascii="Times New Roman" w:hAnsi="Times New Roman" w:eastAsia="Times New Roman" w:cs="Times New Roman"/>
          <w:sz w:val="24"/>
          <w:szCs w:val="24"/>
        </w:rPr>
        <w:t>T</w:t>
      </w:r>
      <w:r w:rsidRPr="7C055B5B" w:rsidR="62380631">
        <w:rPr>
          <w:rFonts w:ascii="Times New Roman" w:hAnsi="Times New Roman" w:eastAsia="Times New Roman" w:cs="Times New Roman"/>
          <w:sz w:val="24"/>
          <w:szCs w:val="24"/>
        </w:rPr>
        <w:t>umors</w:t>
      </w:r>
      <w:r w:rsidRPr="7C055B5B" w:rsidR="37B7EA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3448F28E">
        <w:rPr>
          <w:rFonts w:ascii="Times New Roman" w:hAnsi="Times New Roman" w:eastAsia="Times New Roman" w:cs="Times New Roman"/>
          <w:sz w:val="24"/>
          <w:szCs w:val="24"/>
        </w:rPr>
        <w:t xml:space="preserve">can </w:t>
      </w:r>
      <w:r w:rsidRPr="7C055B5B" w:rsidR="26E1B881">
        <w:rPr>
          <w:rFonts w:ascii="Times New Roman" w:hAnsi="Times New Roman" w:eastAsia="Times New Roman" w:cs="Times New Roman"/>
          <w:sz w:val="24"/>
          <w:szCs w:val="24"/>
        </w:rPr>
        <w:t xml:space="preserve">escape elimination and </w:t>
      </w:r>
      <w:r w:rsidRPr="7C055B5B" w:rsidR="3448F28E">
        <w:rPr>
          <w:rFonts w:ascii="Times New Roman" w:hAnsi="Times New Roman" w:eastAsia="Times New Roman" w:cs="Times New Roman"/>
          <w:sz w:val="24"/>
          <w:szCs w:val="24"/>
        </w:rPr>
        <w:t>still</w:t>
      </w:r>
      <w:r w:rsidRPr="7C055B5B" w:rsidR="62380631">
        <w:rPr>
          <w:rFonts w:ascii="Times New Roman" w:hAnsi="Times New Roman" w:eastAsia="Times New Roman" w:cs="Times New Roman"/>
          <w:sz w:val="24"/>
          <w:szCs w:val="24"/>
        </w:rPr>
        <w:t xml:space="preserve"> grow despite immunosurveillance.</w:t>
      </w:r>
      <w:r w:rsidRPr="7C055B5B" w:rsidR="5DA9686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6585EE03">
        <w:rPr>
          <w:rFonts w:ascii="Times New Roman" w:hAnsi="Times New Roman" w:eastAsia="Times New Roman" w:cs="Times New Roman"/>
          <w:sz w:val="24"/>
          <w:szCs w:val="24"/>
        </w:rPr>
        <w:t>CD8 T</w:t>
      </w:r>
      <w:r w:rsidRPr="7C055B5B" w:rsidR="00A54E43">
        <w:rPr>
          <w:rFonts w:ascii="Times New Roman" w:hAnsi="Times New Roman" w:eastAsia="Times New Roman" w:cs="Times New Roman"/>
          <w:sz w:val="24"/>
          <w:szCs w:val="24"/>
        </w:rPr>
        <w:t>-</w:t>
      </w:r>
      <w:r w:rsidRPr="7C055B5B" w:rsidR="6585EE03">
        <w:rPr>
          <w:rFonts w:ascii="Times New Roman" w:hAnsi="Times New Roman" w:eastAsia="Times New Roman" w:cs="Times New Roman"/>
          <w:sz w:val="24"/>
          <w:szCs w:val="24"/>
        </w:rPr>
        <w:t>cells</w:t>
      </w:r>
      <w:r w:rsidRPr="7C055B5B" w:rsidR="7D697B30">
        <w:rPr>
          <w:rFonts w:ascii="Times New Roman" w:hAnsi="Times New Roman" w:eastAsia="Times New Roman" w:cs="Times New Roman"/>
          <w:sz w:val="24"/>
          <w:szCs w:val="24"/>
        </w:rPr>
        <w:t>, the main anti-tumor immune response,</w:t>
      </w:r>
      <w:r w:rsidRPr="7C055B5B" w:rsidR="6585EE03">
        <w:rPr>
          <w:rFonts w:ascii="Times New Roman" w:hAnsi="Times New Roman" w:eastAsia="Times New Roman" w:cs="Times New Roman"/>
          <w:sz w:val="24"/>
          <w:szCs w:val="24"/>
        </w:rPr>
        <w:t xml:space="preserve"> have the role of recognizing specific tumor antigen molecules in order to kill these </w:t>
      </w:r>
      <w:r w:rsidRPr="7C055B5B" w:rsidR="2143373D">
        <w:rPr>
          <w:rFonts w:ascii="Times New Roman" w:hAnsi="Times New Roman" w:eastAsia="Times New Roman" w:cs="Times New Roman"/>
          <w:sz w:val="24"/>
          <w:szCs w:val="24"/>
        </w:rPr>
        <w:t xml:space="preserve">cancer </w:t>
      </w:r>
      <w:r w:rsidRPr="7C055B5B" w:rsidR="6585EE03">
        <w:rPr>
          <w:rFonts w:ascii="Times New Roman" w:hAnsi="Times New Roman" w:eastAsia="Times New Roman" w:cs="Times New Roman"/>
          <w:sz w:val="24"/>
          <w:szCs w:val="24"/>
        </w:rPr>
        <w:t xml:space="preserve">cells. However, </w:t>
      </w:r>
      <w:r w:rsidRPr="7C055B5B" w:rsidR="25A906F6">
        <w:rPr>
          <w:rFonts w:ascii="Times New Roman" w:hAnsi="Times New Roman" w:eastAsia="Times New Roman" w:cs="Times New Roman"/>
          <w:sz w:val="24"/>
          <w:szCs w:val="24"/>
        </w:rPr>
        <w:t>the decline of T</w:t>
      </w:r>
      <w:ins w:author="Sarah J. Backe" w:date="2021-04-08T18:21:00Z" w:id="739170012">
        <w:r w:rsidRPr="7C055B5B" w:rsidR="00A54E43">
          <w:rPr>
            <w:rFonts w:ascii="Times New Roman" w:hAnsi="Times New Roman" w:eastAsia="Times New Roman" w:cs="Times New Roman"/>
            <w:sz w:val="24"/>
            <w:szCs w:val="24"/>
          </w:rPr>
          <w:t>-</w:t>
        </w:r>
      </w:ins>
      <w:del w:author="Sarah J. Backe" w:date="2021-04-08T18:21:00Z" w:id="1218985194">
        <w:r w:rsidRPr="7C055B5B" w:rsidDel="003A3983">
          <w:rPr>
            <w:rFonts w:ascii="Times New Roman" w:hAnsi="Times New Roman" w:eastAsia="Times New Roman" w:cs="Times New Roman"/>
            <w:sz w:val="24"/>
            <w:szCs w:val="24"/>
          </w:rPr>
          <w:delText xml:space="preserve"> </w:delText>
        </w:r>
      </w:del>
      <w:r w:rsidRPr="7C055B5B" w:rsidR="25A906F6">
        <w:rPr>
          <w:rFonts w:ascii="Times New Roman" w:hAnsi="Times New Roman" w:eastAsia="Times New Roman" w:cs="Times New Roman"/>
          <w:sz w:val="24"/>
          <w:szCs w:val="24"/>
        </w:rPr>
        <w:t xml:space="preserve">cell function, </w:t>
      </w:r>
      <w:r w:rsidRPr="7C055B5B" w:rsidR="5ADD0FFA">
        <w:rPr>
          <w:rFonts w:ascii="Times New Roman" w:hAnsi="Times New Roman" w:eastAsia="Times New Roman" w:cs="Times New Roman"/>
          <w:sz w:val="24"/>
          <w:szCs w:val="24"/>
        </w:rPr>
        <w:t xml:space="preserve">also </w:t>
      </w:r>
      <w:r w:rsidRPr="7C055B5B" w:rsidR="3EC0A86A">
        <w:rPr>
          <w:rFonts w:ascii="Times New Roman" w:hAnsi="Times New Roman" w:eastAsia="Times New Roman" w:cs="Times New Roman"/>
          <w:sz w:val="24"/>
          <w:szCs w:val="24"/>
        </w:rPr>
        <w:t>referred to</w:t>
      </w:r>
      <w:r w:rsidRPr="7C055B5B" w:rsidR="5ADD0FFA">
        <w:rPr>
          <w:rFonts w:ascii="Times New Roman" w:hAnsi="Times New Roman" w:eastAsia="Times New Roman" w:cs="Times New Roman"/>
          <w:sz w:val="24"/>
          <w:szCs w:val="24"/>
        </w:rPr>
        <w:t xml:space="preserve"> as </w:t>
      </w:r>
      <w:r w:rsidRPr="7C055B5B" w:rsidR="724B48AE">
        <w:rPr>
          <w:rFonts w:ascii="Times New Roman" w:hAnsi="Times New Roman" w:eastAsia="Times New Roman" w:cs="Times New Roman"/>
          <w:sz w:val="24"/>
          <w:szCs w:val="24"/>
        </w:rPr>
        <w:t>T</w:t>
      </w:r>
      <w:r w:rsidRPr="7C055B5B" w:rsidR="00A54E43">
        <w:rPr>
          <w:rFonts w:ascii="Times New Roman" w:hAnsi="Times New Roman" w:eastAsia="Times New Roman" w:cs="Times New Roman"/>
          <w:sz w:val="24"/>
          <w:szCs w:val="24"/>
        </w:rPr>
        <w:t>-</w:t>
      </w:r>
      <w:r w:rsidRPr="7C055B5B" w:rsidR="724B48AE">
        <w:rPr>
          <w:rFonts w:ascii="Times New Roman" w:hAnsi="Times New Roman" w:eastAsia="Times New Roman" w:cs="Times New Roman"/>
          <w:sz w:val="24"/>
          <w:szCs w:val="24"/>
        </w:rPr>
        <w:t>cell exhaustion</w:t>
      </w:r>
      <w:r w:rsidRPr="7C055B5B" w:rsidR="62CD9043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7C055B5B" w:rsidR="0E7EB9B6">
        <w:rPr>
          <w:rFonts w:ascii="Times New Roman" w:hAnsi="Times New Roman" w:eastAsia="Times New Roman" w:cs="Times New Roman"/>
          <w:sz w:val="24"/>
          <w:szCs w:val="24"/>
        </w:rPr>
        <w:t>leads to tumor cells being able to escape immunosurveillance</w:t>
      </w:r>
      <w:r w:rsidRPr="7C055B5B" w:rsidR="5BAE21EA">
        <w:rPr>
          <w:rFonts w:ascii="Times New Roman" w:hAnsi="Times New Roman" w:eastAsia="Times New Roman" w:cs="Times New Roman"/>
          <w:sz w:val="24"/>
          <w:szCs w:val="24"/>
        </w:rPr>
        <w:t>, since the</w:t>
      </w:r>
      <w:r w:rsidRPr="7C055B5B" w:rsidR="0E7EB9B6">
        <w:rPr>
          <w:rFonts w:ascii="Times New Roman" w:hAnsi="Times New Roman" w:eastAsia="Times New Roman" w:cs="Times New Roman"/>
          <w:sz w:val="24"/>
          <w:szCs w:val="24"/>
        </w:rPr>
        <w:t xml:space="preserve"> tactic </w:t>
      </w:r>
      <w:r w:rsidRPr="7C055B5B" w:rsidR="35355554">
        <w:rPr>
          <w:rFonts w:ascii="Times New Roman" w:hAnsi="Times New Roman" w:eastAsia="Times New Roman" w:cs="Times New Roman"/>
          <w:sz w:val="24"/>
          <w:szCs w:val="24"/>
        </w:rPr>
        <w:t xml:space="preserve">of targeting specific molecules </w:t>
      </w:r>
      <w:r w:rsidRPr="7C055B5B" w:rsidR="0E7EB9B6">
        <w:rPr>
          <w:rFonts w:ascii="Times New Roman" w:hAnsi="Times New Roman" w:eastAsia="Times New Roman" w:cs="Times New Roman"/>
          <w:sz w:val="24"/>
          <w:szCs w:val="24"/>
        </w:rPr>
        <w:t xml:space="preserve">is </w:t>
      </w:r>
      <w:r w:rsidRPr="7C055B5B" w:rsidR="2BD9973B">
        <w:rPr>
          <w:rFonts w:ascii="Times New Roman" w:hAnsi="Times New Roman" w:eastAsia="Times New Roman" w:cs="Times New Roman"/>
          <w:sz w:val="24"/>
          <w:szCs w:val="24"/>
        </w:rPr>
        <w:t xml:space="preserve">repeatedly </w:t>
      </w:r>
      <w:r w:rsidRPr="7C055B5B" w:rsidR="0E7EB9B6">
        <w:rPr>
          <w:rFonts w:ascii="Times New Roman" w:hAnsi="Times New Roman" w:eastAsia="Times New Roman" w:cs="Times New Roman"/>
          <w:sz w:val="24"/>
          <w:szCs w:val="24"/>
        </w:rPr>
        <w:t>used</w:t>
      </w:r>
      <w:r w:rsidRPr="7C055B5B" w:rsidR="167E36C6">
        <w:rPr>
          <w:rFonts w:ascii="Times New Roman" w:hAnsi="Times New Roman" w:eastAsia="Times New Roman" w:cs="Times New Roman"/>
          <w:sz w:val="24"/>
          <w:szCs w:val="24"/>
        </w:rPr>
        <w:t xml:space="preserve"> (Lorenzo-Herrero 2019)</w:t>
      </w:r>
      <w:r w:rsidRPr="7C055B5B" w:rsidR="0E7EB9B6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7C055B5B" w:rsidR="724B48A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446F67B6">
        <w:rPr>
          <w:rFonts w:ascii="Times New Roman" w:hAnsi="Times New Roman" w:eastAsia="Times New Roman" w:cs="Times New Roman"/>
          <w:sz w:val="24"/>
          <w:szCs w:val="24"/>
        </w:rPr>
        <w:t>Tumor cells that escape</w:t>
      </w:r>
      <w:r w:rsidRPr="7C055B5B" w:rsidR="7BF5D2A0">
        <w:rPr>
          <w:rFonts w:ascii="Times New Roman" w:hAnsi="Times New Roman" w:eastAsia="Times New Roman" w:cs="Times New Roman"/>
          <w:sz w:val="24"/>
          <w:szCs w:val="24"/>
        </w:rPr>
        <w:t xml:space="preserve"> cell death</w:t>
      </w:r>
      <w:r w:rsidRPr="7C055B5B" w:rsidR="446F67B6">
        <w:rPr>
          <w:rFonts w:ascii="Times New Roman" w:hAnsi="Times New Roman" w:eastAsia="Times New Roman" w:cs="Times New Roman"/>
          <w:sz w:val="24"/>
          <w:szCs w:val="24"/>
        </w:rPr>
        <w:t xml:space="preserve"> learn to avoid immune responses</w:t>
      </w:r>
      <w:r w:rsidRPr="7C055B5B" w:rsidR="734D1C6A">
        <w:rPr>
          <w:rFonts w:ascii="Times New Roman" w:hAnsi="Times New Roman" w:eastAsia="Times New Roman" w:cs="Times New Roman"/>
          <w:sz w:val="24"/>
          <w:szCs w:val="24"/>
        </w:rPr>
        <w:t xml:space="preserve"> in order to grow</w:t>
      </w:r>
      <w:r w:rsidRPr="7C055B5B" w:rsidR="0A047D09">
        <w:rPr>
          <w:rFonts w:ascii="Times New Roman" w:hAnsi="Times New Roman" w:eastAsia="Times New Roman" w:cs="Times New Roman"/>
          <w:sz w:val="24"/>
          <w:szCs w:val="24"/>
        </w:rPr>
        <w:t>,</w:t>
      </w:r>
      <w:r w:rsidRPr="7C055B5B" w:rsidR="446F67B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4243C582">
        <w:rPr>
          <w:rFonts w:ascii="Times New Roman" w:hAnsi="Times New Roman" w:eastAsia="Times New Roman" w:cs="Times New Roman"/>
          <w:sz w:val="24"/>
          <w:szCs w:val="24"/>
        </w:rPr>
        <w:t>through a process called immunoediting</w:t>
      </w:r>
      <w:r w:rsidRPr="7C055B5B" w:rsidR="6523CF64">
        <w:rPr>
          <w:rFonts w:ascii="Times New Roman" w:hAnsi="Times New Roman" w:eastAsia="Times New Roman" w:cs="Times New Roman"/>
          <w:sz w:val="24"/>
          <w:szCs w:val="24"/>
        </w:rPr>
        <w:t xml:space="preserve"> (Rao 2018)</w:t>
      </w:r>
      <w:r w:rsidRPr="7C055B5B" w:rsidR="67DA5B18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7C055B5B" w:rsidR="001A3721">
        <w:rPr>
          <w:rFonts w:ascii="Times New Roman" w:hAnsi="Times New Roman" w:eastAsia="Times New Roman" w:cs="Times New Roman"/>
          <w:sz w:val="24"/>
          <w:szCs w:val="24"/>
        </w:rPr>
        <w:t xml:space="preserve">Thus, </w:t>
      </w:r>
      <w:r w:rsidRPr="7C055B5B" w:rsidR="006203F6">
        <w:rPr>
          <w:rFonts w:ascii="Times New Roman" w:hAnsi="Times New Roman" w:eastAsia="Times New Roman" w:cs="Times New Roman"/>
          <w:sz w:val="24"/>
          <w:szCs w:val="24"/>
        </w:rPr>
        <w:t>through</w:t>
      </w:r>
      <w:r w:rsidRPr="7C055B5B" w:rsidR="3E0D0833">
        <w:rPr>
          <w:rFonts w:ascii="Times New Roman" w:hAnsi="Times New Roman" w:eastAsia="Times New Roman" w:cs="Times New Roman"/>
          <w:sz w:val="24"/>
          <w:szCs w:val="24"/>
        </w:rPr>
        <w:t xml:space="preserve"> immunoediting, tumor cells can change immune response to allow them to thrive. </w:t>
      </w:r>
    </w:p>
    <w:p w:rsidR="52D9AEA4" w:rsidP="69B19808" w:rsidRDefault="42CDE6CF" w14:paraId="4D8F3FB9" w14:textId="0142C4BF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sz w:val="24"/>
          <w:szCs w:val="24"/>
        </w:rPr>
        <w:t>As of recently,</w:t>
      </w:r>
      <w:r w:rsidRPr="69B19808" w:rsidR="227B16C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>
        <w:rPr>
          <w:rFonts w:ascii="Times New Roman" w:hAnsi="Times New Roman" w:eastAsia="Times New Roman" w:cs="Times New Roman"/>
          <w:sz w:val="24"/>
          <w:szCs w:val="24"/>
        </w:rPr>
        <w:t>v</w:t>
      </w:r>
      <w:r w:rsidRPr="69B19808" w:rsidR="14EA542F">
        <w:rPr>
          <w:rFonts w:ascii="Times New Roman" w:hAnsi="Times New Roman" w:eastAsia="Times New Roman" w:cs="Times New Roman"/>
          <w:sz w:val="24"/>
          <w:szCs w:val="24"/>
        </w:rPr>
        <w:t xml:space="preserve">arious </w:t>
      </w:r>
      <w:r w:rsidRPr="69B19808" w:rsidR="1B399356">
        <w:rPr>
          <w:rFonts w:ascii="Times New Roman" w:hAnsi="Times New Roman" w:eastAsia="Times New Roman" w:cs="Times New Roman"/>
          <w:sz w:val="24"/>
          <w:szCs w:val="24"/>
        </w:rPr>
        <w:t>investigations</w:t>
      </w:r>
      <w:r w:rsidRPr="69B19808" w:rsidR="14EA542F">
        <w:rPr>
          <w:rFonts w:ascii="Times New Roman" w:hAnsi="Times New Roman" w:eastAsia="Times New Roman" w:cs="Times New Roman"/>
          <w:sz w:val="24"/>
          <w:szCs w:val="24"/>
        </w:rPr>
        <w:t xml:space="preserve"> have clarified immune checkpoint</w:t>
      </w:r>
      <w:r w:rsidRPr="69B19808" w:rsidR="2F6AB682">
        <w:rPr>
          <w:rFonts w:ascii="Times New Roman" w:hAnsi="Times New Roman" w:eastAsia="Times New Roman" w:cs="Times New Roman"/>
          <w:sz w:val="24"/>
          <w:szCs w:val="24"/>
        </w:rPr>
        <w:t xml:space="preserve"> vitality</w:t>
      </w:r>
      <w:r w:rsidRPr="69B19808" w:rsidR="14EA542F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r w:rsidRPr="69B19808" w:rsidR="09A5D571">
        <w:rPr>
          <w:rFonts w:ascii="Times New Roman" w:hAnsi="Times New Roman" w:eastAsia="Times New Roman" w:cs="Times New Roman"/>
          <w:sz w:val="24"/>
          <w:szCs w:val="24"/>
        </w:rPr>
        <w:t xml:space="preserve">controlling </w:t>
      </w:r>
      <w:r w:rsidRPr="69B19808" w:rsidR="53DD41D3">
        <w:rPr>
          <w:rFonts w:ascii="Times New Roman" w:hAnsi="Times New Roman" w:eastAsia="Times New Roman" w:cs="Times New Roman"/>
          <w:sz w:val="24"/>
          <w:szCs w:val="24"/>
        </w:rPr>
        <w:t>malignant immunity</w:t>
      </w:r>
      <w:r w:rsidRPr="69B19808" w:rsidR="09A5D571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commentRangeStart w:id="7"/>
      <w:r w:rsidRPr="69B19808" w:rsidR="293698D3">
        <w:rPr>
          <w:rFonts w:ascii="Times New Roman" w:hAnsi="Times New Roman" w:eastAsia="Times New Roman" w:cs="Times New Roman"/>
          <w:sz w:val="24"/>
          <w:szCs w:val="24"/>
        </w:rPr>
        <w:t xml:space="preserve">The immune checkpoint, </w:t>
      </w:r>
      <w:r w:rsidRPr="69B19808" w:rsidR="233F32A8">
        <w:rPr>
          <w:rFonts w:ascii="Times New Roman" w:hAnsi="Times New Roman" w:eastAsia="Times New Roman" w:cs="Times New Roman"/>
          <w:sz w:val="24"/>
          <w:szCs w:val="24"/>
        </w:rPr>
        <w:t>programmed</w:t>
      </w:r>
      <w:r w:rsidRPr="69B19808" w:rsidR="0745EC0B">
        <w:rPr>
          <w:rFonts w:ascii="Times New Roman" w:hAnsi="Times New Roman" w:eastAsia="Times New Roman" w:cs="Times New Roman"/>
          <w:sz w:val="24"/>
          <w:szCs w:val="24"/>
        </w:rPr>
        <w:t xml:space="preserve"> cell death 1 (PD1)</w:t>
      </w:r>
      <w:r w:rsidRPr="69B19808" w:rsidR="6A890A4A">
        <w:rPr>
          <w:rFonts w:ascii="Times New Roman" w:hAnsi="Times New Roman" w:eastAsia="Times New Roman" w:cs="Times New Roman"/>
          <w:sz w:val="24"/>
          <w:szCs w:val="24"/>
        </w:rPr>
        <w:t>,</w:t>
      </w:r>
      <w:r w:rsidRPr="69B19808" w:rsidR="441ACFA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4550519F">
        <w:rPr>
          <w:rFonts w:ascii="Times New Roman" w:hAnsi="Times New Roman" w:eastAsia="Times New Roman" w:cs="Times New Roman"/>
          <w:sz w:val="24"/>
          <w:szCs w:val="24"/>
        </w:rPr>
        <w:t>interacts with programmed death ligand 1 (PD-L1)</w:t>
      </w:r>
      <w:r w:rsidRPr="69B19808" w:rsidR="56632CD9">
        <w:rPr>
          <w:rFonts w:ascii="Times New Roman" w:hAnsi="Times New Roman" w:eastAsia="Times New Roman" w:cs="Times New Roman"/>
          <w:sz w:val="24"/>
          <w:szCs w:val="24"/>
        </w:rPr>
        <w:t xml:space="preserve"> aid</w:t>
      </w:r>
      <w:r w:rsidRPr="69B19808" w:rsidR="1AD5E47B">
        <w:rPr>
          <w:rFonts w:ascii="Times New Roman" w:hAnsi="Times New Roman" w:eastAsia="Times New Roman" w:cs="Times New Roman"/>
          <w:sz w:val="24"/>
          <w:szCs w:val="24"/>
        </w:rPr>
        <w:t>ing the</w:t>
      </w:r>
      <w:r w:rsidRPr="69B19808" w:rsidR="56632CD9">
        <w:rPr>
          <w:rFonts w:ascii="Times New Roman" w:hAnsi="Times New Roman" w:eastAsia="Times New Roman" w:cs="Times New Roman"/>
          <w:sz w:val="24"/>
          <w:szCs w:val="24"/>
        </w:rPr>
        <w:t xml:space="preserve"> immunosuppressive microenvironments in tumors</w:t>
      </w:r>
      <w:r w:rsidRPr="69B19808" w:rsidR="1A5A94D0">
        <w:rPr>
          <w:rFonts w:ascii="Times New Roman" w:hAnsi="Times New Roman" w:eastAsia="Times New Roman" w:cs="Times New Roman"/>
          <w:sz w:val="24"/>
          <w:szCs w:val="24"/>
        </w:rPr>
        <w:t xml:space="preserve"> when bounded</w:t>
      </w:r>
      <w:r w:rsidRPr="69B19808" w:rsidR="5C4109C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54A1B885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spellStart"/>
      <w:r w:rsidRPr="69B19808" w:rsidR="54A1B885">
        <w:rPr>
          <w:rFonts w:ascii="Times New Roman" w:hAnsi="Times New Roman" w:eastAsia="Times New Roman" w:cs="Times New Roman"/>
          <w:sz w:val="24"/>
          <w:szCs w:val="24"/>
        </w:rPr>
        <w:t>Mittendorf</w:t>
      </w:r>
      <w:proofErr w:type="spellEnd"/>
      <w:r w:rsidRPr="69B19808" w:rsidR="54A1B885">
        <w:rPr>
          <w:rFonts w:ascii="Times New Roman" w:hAnsi="Times New Roman" w:eastAsia="Times New Roman" w:cs="Times New Roman"/>
          <w:sz w:val="24"/>
          <w:szCs w:val="24"/>
        </w:rPr>
        <w:t xml:space="preserve"> 2014).</w:t>
      </w:r>
      <w:r w:rsidRPr="69B19808" w:rsidR="0883345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00A54E43">
        <w:rPr>
          <w:rFonts w:ascii="Times New Roman" w:hAnsi="Times New Roman" w:eastAsia="Times New Roman" w:cs="Times New Roman"/>
          <w:sz w:val="24"/>
          <w:szCs w:val="24"/>
        </w:rPr>
        <w:t xml:space="preserve">The responsibility of PD-L1 and PD-1 is to prevent the destruction of immense amounts of tissue, thus serving as an immune checkpoint. </w:t>
      </w:r>
      <w:r w:rsidRPr="69B19808" w:rsidR="00094E13">
        <w:rPr>
          <w:rFonts w:ascii="Times New Roman" w:hAnsi="Times New Roman" w:eastAsia="Times New Roman" w:cs="Times New Roman"/>
          <w:sz w:val="24"/>
          <w:szCs w:val="24"/>
        </w:rPr>
        <w:t xml:space="preserve">As shown in Figure 1, </w:t>
      </w:r>
      <w:r w:rsidRPr="69B19808" w:rsidR="4D33811F">
        <w:rPr>
          <w:rFonts w:ascii="Times New Roman" w:hAnsi="Times New Roman" w:eastAsia="Times New Roman" w:cs="Times New Roman"/>
          <w:sz w:val="24"/>
          <w:szCs w:val="24"/>
        </w:rPr>
        <w:t xml:space="preserve">PD-1 is a cell surface </w:t>
      </w:r>
      <w:r w:rsidRPr="69B19808" w:rsidR="5261B728">
        <w:rPr>
          <w:rFonts w:ascii="Times New Roman" w:hAnsi="Times New Roman" w:eastAsia="Times New Roman" w:cs="Times New Roman"/>
          <w:sz w:val="24"/>
          <w:szCs w:val="24"/>
        </w:rPr>
        <w:t>receptor on</w:t>
      </w:r>
      <w:r w:rsidRPr="69B19808" w:rsidR="28EEFE80">
        <w:rPr>
          <w:rFonts w:ascii="Times New Roman" w:hAnsi="Times New Roman" w:eastAsia="Times New Roman" w:cs="Times New Roman"/>
          <w:sz w:val="24"/>
          <w:szCs w:val="24"/>
        </w:rPr>
        <w:t xml:space="preserve"> T</w:t>
      </w:r>
      <w:r w:rsidRPr="69B19808" w:rsidR="00A54E43">
        <w:rPr>
          <w:rFonts w:ascii="Times New Roman" w:hAnsi="Times New Roman" w:eastAsia="Times New Roman" w:cs="Times New Roman"/>
          <w:sz w:val="24"/>
          <w:szCs w:val="24"/>
        </w:rPr>
        <w:t>-</w:t>
      </w:r>
      <w:r w:rsidRPr="69B19808" w:rsidR="28EEFE80">
        <w:rPr>
          <w:rFonts w:ascii="Times New Roman" w:hAnsi="Times New Roman" w:eastAsia="Times New Roman" w:cs="Times New Roman"/>
          <w:sz w:val="24"/>
          <w:szCs w:val="24"/>
        </w:rPr>
        <w:t>cells</w:t>
      </w:r>
      <w:r w:rsidRPr="69B19808" w:rsidR="00A54E43">
        <w:rPr>
          <w:rFonts w:ascii="Times New Roman" w:hAnsi="Times New Roman" w:eastAsia="Times New Roman" w:cs="Times New Roman"/>
          <w:sz w:val="24"/>
          <w:szCs w:val="24"/>
        </w:rPr>
        <w:t>.</w:t>
      </w:r>
      <w:r w:rsidRPr="69B19808" w:rsidR="3205774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00A54E43">
        <w:rPr>
          <w:rFonts w:ascii="Times New Roman" w:hAnsi="Times New Roman" w:eastAsia="Times New Roman" w:cs="Times New Roman"/>
          <w:sz w:val="24"/>
          <w:szCs w:val="24"/>
        </w:rPr>
        <w:t>T</w:t>
      </w:r>
      <w:r w:rsidRPr="69B19808" w:rsidR="139152FA">
        <w:rPr>
          <w:rFonts w:ascii="Times New Roman" w:hAnsi="Times New Roman" w:eastAsia="Times New Roman" w:cs="Times New Roman"/>
          <w:sz w:val="24"/>
          <w:szCs w:val="24"/>
        </w:rPr>
        <w:t xml:space="preserve">umors can </w:t>
      </w:r>
      <w:r w:rsidRPr="69B19808" w:rsidR="7C0A7DCE">
        <w:rPr>
          <w:rFonts w:ascii="Times New Roman" w:hAnsi="Times New Roman" w:eastAsia="Times New Roman" w:cs="Times New Roman"/>
          <w:sz w:val="24"/>
          <w:szCs w:val="24"/>
        </w:rPr>
        <w:t>express PD</w:t>
      </w:r>
      <w:r w:rsidRPr="69B19808" w:rsidR="139152FA">
        <w:rPr>
          <w:rFonts w:ascii="Times New Roman" w:hAnsi="Times New Roman" w:eastAsia="Times New Roman" w:cs="Times New Roman"/>
          <w:sz w:val="24"/>
          <w:szCs w:val="24"/>
        </w:rPr>
        <w:t>-1's ligand, PD-L1, and inhibit T cell proliferation</w:t>
      </w:r>
      <w:r w:rsidRPr="69B19808" w:rsidR="1230C39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58FF7A01">
        <w:rPr>
          <w:rFonts w:ascii="Times New Roman" w:hAnsi="Times New Roman" w:eastAsia="Times New Roman" w:cs="Times New Roman"/>
          <w:sz w:val="24"/>
          <w:szCs w:val="24"/>
        </w:rPr>
        <w:t>(Webb 2015).</w:t>
      </w:r>
      <w:r w:rsidRPr="69B19808" w:rsidR="51CDB51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commentRangeEnd w:id="7"/>
      <w:r>
        <w:rPr>
          <w:rStyle w:val="CommentReference"/>
        </w:rPr>
        <w:commentReference w:id="7"/>
      </w:r>
      <w:r w:rsidRPr="69B19808" w:rsidR="51CDB51C">
        <w:rPr>
          <w:rFonts w:ascii="Times New Roman" w:hAnsi="Times New Roman" w:eastAsia="Times New Roman" w:cs="Times New Roman"/>
          <w:sz w:val="24"/>
          <w:szCs w:val="24"/>
        </w:rPr>
        <w:t>Therefore, i</w:t>
      </w:r>
      <w:r w:rsidRPr="69B19808" w:rsidR="57B0195E">
        <w:rPr>
          <w:rFonts w:ascii="Times New Roman" w:hAnsi="Times New Roman" w:eastAsia="Times New Roman" w:cs="Times New Roman"/>
          <w:sz w:val="24"/>
          <w:szCs w:val="24"/>
        </w:rPr>
        <w:t xml:space="preserve">f the PD-L1 and PD1 process is disturbed with </w:t>
      </w:r>
      <w:r w:rsidRPr="69B19808" w:rsidR="19481DD8">
        <w:rPr>
          <w:rFonts w:ascii="Times New Roman" w:hAnsi="Times New Roman" w:eastAsia="Times New Roman" w:cs="Times New Roman"/>
          <w:sz w:val="24"/>
          <w:szCs w:val="24"/>
        </w:rPr>
        <w:t>antibodies,</w:t>
      </w:r>
      <w:r w:rsidRPr="69B19808" w:rsidR="003A398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57B0195E">
        <w:rPr>
          <w:rFonts w:ascii="Times New Roman" w:hAnsi="Times New Roman" w:eastAsia="Times New Roman" w:cs="Times New Roman"/>
          <w:sz w:val="24"/>
          <w:szCs w:val="24"/>
        </w:rPr>
        <w:t xml:space="preserve">T cell </w:t>
      </w:r>
      <w:r w:rsidRPr="69B19808" w:rsidR="496EAB12">
        <w:rPr>
          <w:rFonts w:ascii="Times New Roman" w:hAnsi="Times New Roman" w:eastAsia="Times New Roman" w:cs="Times New Roman"/>
          <w:sz w:val="24"/>
          <w:szCs w:val="24"/>
        </w:rPr>
        <w:t>function and anti-tumor immunity is returned and strengthened</w:t>
      </w:r>
      <w:r w:rsidRPr="69B19808" w:rsidR="3786BE19">
        <w:rPr>
          <w:rFonts w:ascii="Times New Roman" w:hAnsi="Times New Roman" w:eastAsia="Times New Roman" w:cs="Times New Roman"/>
          <w:sz w:val="24"/>
          <w:szCs w:val="24"/>
        </w:rPr>
        <w:t xml:space="preserve"> (Sunshine 2015)</w:t>
      </w:r>
      <w:r w:rsidRPr="69B19808" w:rsidR="496EAB12">
        <w:rPr>
          <w:rFonts w:ascii="Times New Roman" w:hAnsi="Times New Roman" w:eastAsia="Times New Roman" w:cs="Times New Roman"/>
          <w:sz w:val="24"/>
          <w:szCs w:val="24"/>
        </w:rPr>
        <w:t>.</w:t>
      </w:r>
      <w:r w:rsidRPr="69B19808" w:rsidR="0A0C03E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00A54E43">
        <w:rPr>
          <w:rFonts w:ascii="Times New Roman" w:hAnsi="Times New Roman" w:eastAsia="Times New Roman" w:cs="Times New Roman"/>
          <w:sz w:val="24"/>
          <w:szCs w:val="24"/>
        </w:rPr>
        <w:t>Notably</w:t>
      </w:r>
      <w:r w:rsidRPr="69B19808" w:rsidR="5490F546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9B19808" w:rsidR="324C8466">
        <w:rPr>
          <w:rFonts w:ascii="Times New Roman" w:hAnsi="Times New Roman" w:eastAsia="Times New Roman" w:cs="Times New Roman"/>
          <w:sz w:val="24"/>
          <w:szCs w:val="24"/>
        </w:rPr>
        <w:t>PD</w:t>
      </w:r>
      <w:r w:rsidRPr="69B19808" w:rsidR="3C32AD6E">
        <w:rPr>
          <w:rFonts w:ascii="Times New Roman" w:hAnsi="Times New Roman" w:eastAsia="Times New Roman" w:cs="Times New Roman"/>
          <w:sz w:val="24"/>
          <w:szCs w:val="24"/>
        </w:rPr>
        <w:t xml:space="preserve">-L1 </w:t>
      </w:r>
      <w:r w:rsidRPr="69B19808" w:rsidR="76DD8206">
        <w:rPr>
          <w:rFonts w:ascii="Times New Roman" w:hAnsi="Times New Roman" w:eastAsia="Times New Roman" w:cs="Times New Roman"/>
          <w:sz w:val="24"/>
          <w:szCs w:val="24"/>
        </w:rPr>
        <w:t>expression was identified in 72% of TNBC cases</w:t>
      </w:r>
      <w:r w:rsidRPr="69B19808" w:rsidR="00037516">
        <w:rPr>
          <w:rFonts w:ascii="Times New Roman" w:hAnsi="Times New Roman" w:eastAsia="Times New Roman" w:cs="Times New Roman"/>
          <w:sz w:val="24"/>
          <w:szCs w:val="24"/>
        </w:rPr>
        <w:t xml:space="preserve">, while </w:t>
      </w:r>
      <w:r w:rsidRPr="69B19808" w:rsidR="00B23F6B">
        <w:rPr>
          <w:rFonts w:ascii="Times New Roman" w:hAnsi="Times New Roman" w:eastAsia="Times New Roman" w:cs="Times New Roman"/>
          <w:sz w:val="24"/>
          <w:szCs w:val="24"/>
        </w:rPr>
        <w:t xml:space="preserve">PD-L1 </w:t>
      </w:r>
      <w:r w:rsidRPr="69B19808" w:rsidR="00037516">
        <w:rPr>
          <w:rFonts w:ascii="Times New Roman" w:hAnsi="Times New Roman" w:eastAsia="Times New Roman" w:cs="Times New Roman"/>
          <w:sz w:val="24"/>
          <w:szCs w:val="24"/>
        </w:rPr>
        <w:t xml:space="preserve">expression was </w:t>
      </w:r>
      <w:r w:rsidRPr="69B19808" w:rsidR="28391501">
        <w:rPr>
          <w:rFonts w:ascii="Times New Roman" w:hAnsi="Times New Roman" w:eastAsia="Times New Roman" w:cs="Times New Roman"/>
          <w:sz w:val="24"/>
          <w:szCs w:val="24"/>
        </w:rPr>
        <w:t>identified</w:t>
      </w:r>
      <w:r w:rsidRPr="69B19808" w:rsidR="00B23F6B">
        <w:rPr>
          <w:rFonts w:ascii="Times New Roman" w:hAnsi="Times New Roman" w:eastAsia="Times New Roman" w:cs="Times New Roman"/>
          <w:sz w:val="24"/>
          <w:szCs w:val="24"/>
        </w:rPr>
        <w:t xml:space="preserve"> between the range of</w:t>
      </w:r>
      <w:r w:rsidRPr="69B19808" w:rsidR="00037516">
        <w:rPr>
          <w:rFonts w:ascii="Times New Roman" w:hAnsi="Times New Roman" w:eastAsia="Times New Roman" w:cs="Times New Roman"/>
          <w:sz w:val="24"/>
          <w:szCs w:val="24"/>
        </w:rPr>
        <w:t xml:space="preserve"> 0-46% in other breast </w:t>
      </w:r>
      <w:r w:rsidRPr="69B19808" w:rsidR="649DA247">
        <w:rPr>
          <w:rFonts w:ascii="Times New Roman" w:hAnsi="Times New Roman" w:eastAsia="Times New Roman" w:cs="Times New Roman"/>
          <w:sz w:val="24"/>
          <w:szCs w:val="24"/>
        </w:rPr>
        <w:t>cancer</w:t>
      </w:r>
      <w:r w:rsidRPr="69B19808" w:rsidR="00B23F6B">
        <w:rPr>
          <w:rFonts w:ascii="Times New Roman" w:hAnsi="Times New Roman" w:eastAsia="Times New Roman" w:cs="Times New Roman"/>
          <w:sz w:val="24"/>
          <w:szCs w:val="24"/>
        </w:rPr>
        <w:t xml:space="preserve"> types</w:t>
      </w:r>
      <w:r w:rsidRPr="69B19808" w:rsidR="00037516">
        <w:rPr>
          <w:rFonts w:ascii="Times New Roman" w:hAnsi="Times New Roman" w:eastAsia="Times New Roman" w:cs="Times New Roman"/>
          <w:sz w:val="24"/>
          <w:szCs w:val="24"/>
        </w:rPr>
        <w:t>.</w:t>
      </w:r>
      <w:r w:rsidRPr="69B19808" w:rsidR="799AE801">
        <w:rPr>
          <w:rFonts w:ascii="Times New Roman" w:hAnsi="Times New Roman" w:eastAsia="Times New Roman" w:cs="Times New Roman"/>
          <w:sz w:val="24"/>
          <w:szCs w:val="24"/>
        </w:rPr>
        <w:t xml:space="preserve"> PD-L1 expression w</w:t>
      </w:r>
      <w:r w:rsidRPr="69B19808" w:rsidR="48EDF0E7">
        <w:rPr>
          <w:rFonts w:ascii="Times New Roman" w:hAnsi="Times New Roman" w:eastAsia="Times New Roman" w:cs="Times New Roman"/>
          <w:sz w:val="24"/>
          <w:szCs w:val="24"/>
        </w:rPr>
        <w:t>as also</w:t>
      </w:r>
      <w:r w:rsidRPr="69B19808" w:rsidR="799AE801">
        <w:rPr>
          <w:rFonts w:ascii="Times New Roman" w:hAnsi="Times New Roman" w:eastAsia="Times New Roman" w:cs="Times New Roman"/>
          <w:sz w:val="24"/>
          <w:szCs w:val="24"/>
        </w:rPr>
        <w:t xml:space="preserve"> positively associated with overall survival in TNBC</w:t>
      </w:r>
      <w:r w:rsidRPr="69B19808" w:rsidR="37D7257A">
        <w:rPr>
          <w:rFonts w:ascii="Times New Roman" w:hAnsi="Times New Roman" w:eastAsia="Times New Roman" w:cs="Times New Roman"/>
          <w:sz w:val="24"/>
          <w:szCs w:val="24"/>
        </w:rPr>
        <w:t xml:space="preserve"> (Zhang 2019)</w:t>
      </w:r>
      <w:r w:rsidRPr="69B19808" w:rsidR="3C32AD6E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69B19808" w:rsidR="78D301C3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Because of PD-L1's large presence in TNBC, </w:t>
      </w:r>
      <w:r w:rsidRPr="69B19808" w:rsidR="001D5159">
        <w:rPr>
          <w:rFonts w:ascii="Times New Roman" w:hAnsi="Times New Roman" w:eastAsia="Times New Roman" w:cs="Times New Roman"/>
          <w:sz w:val="24"/>
          <w:szCs w:val="24"/>
        </w:rPr>
        <w:t xml:space="preserve">PD-L1 </w:t>
      </w:r>
      <w:r w:rsidRPr="69B19808" w:rsidR="310B71E3">
        <w:rPr>
          <w:rFonts w:ascii="Times New Roman" w:hAnsi="Times New Roman" w:eastAsia="Times New Roman" w:cs="Times New Roman"/>
          <w:sz w:val="24"/>
          <w:szCs w:val="24"/>
        </w:rPr>
        <w:t>is suggested</w:t>
      </w:r>
      <w:r w:rsidRPr="69B19808" w:rsidR="00B23F6B">
        <w:rPr>
          <w:rFonts w:ascii="Times New Roman" w:hAnsi="Times New Roman" w:eastAsia="Times New Roman" w:cs="Times New Roman"/>
          <w:sz w:val="24"/>
          <w:szCs w:val="24"/>
        </w:rPr>
        <w:t xml:space="preserve"> to</w:t>
      </w:r>
      <w:r w:rsidRPr="69B19808" w:rsidR="001D5159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r w:rsidRPr="69B19808" w:rsidR="310B71E3">
        <w:rPr>
          <w:rFonts w:ascii="Times New Roman" w:hAnsi="Times New Roman" w:eastAsia="Times New Roman" w:cs="Times New Roman"/>
          <w:sz w:val="24"/>
          <w:szCs w:val="24"/>
        </w:rPr>
        <w:t>be a therapeutic target in TNBC.</w:t>
      </w:r>
      <w:r w:rsidRPr="69B19808" w:rsidR="3FA3ADE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5FFA8CE7">
        <w:rPr>
          <w:rFonts w:ascii="Times New Roman" w:hAnsi="Times New Roman" w:eastAsia="Times New Roman" w:cs="Times New Roman"/>
          <w:sz w:val="24"/>
          <w:szCs w:val="24"/>
        </w:rPr>
        <w:t>Theref</w:t>
      </w:r>
      <w:r w:rsidRPr="69B19808" w:rsidR="1F2EA137">
        <w:rPr>
          <w:rFonts w:ascii="Times New Roman" w:hAnsi="Times New Roman" w:eastAsia="Times New Roman" w:cs="Times New Roman"/>
          <w:sz w:val="24"/>
          <w:szCs w:val="24"/>
        </w:rPr>
        <w:t>o</w:t>
      </w:r>
      <w:r w:rsidRPr="69B19808" w:rsidR="5FFA8CE7">
        <w:rPr>
          <w:rFonts w:ascii="Times New Roman" w:hAnsi="Times New Roman" w:eastAsia="Times New Roman" w:cs="Times New Roman"/>
          <w:sz w:val="24"/>
          <w:szCs w:val="24"/>
        </w:rPr>
        <w:t>re,</w:t>
      </w:r>
      <w:r w:rsidRPr="69B19808" w:rsidR="1F2EA137">
        <w:rPr>
          <w:rFonts w:ascii="Times New Roman" w:hAnsi="Times New Roman" w:eastAsia="Times New Roman" w:cs="Times New Roman"/>
          <w:sz w:val="24"/>
          <w:szCs w:val="24"/>
        </w:rPr>
        <w:t xml:space="preserve"> it is vital </w:t>
      </w:r>
      <w:r w:rsidRPr="69B19808" w:rsidR="003A3983">
        <w:rPr>
          <w:rFonts w:ascii="Times New Roman" w:hAnsi="Times New Roman" w:eastAsia="Times New Roman" w:cs="Times New Roman"/>
          <w:sz w:val="24"/>
          <w:szCs w:val="24"/>
        </w:rPr>
        <w:t xml:space="preserve">to </w:t>
      </w:r>
      <w:r w:rsidRPr="69B19808" w:rsidR="41A82842">
        <w:rPr>
          <w:rFonts w:ascii="Times New Roman" w:hAnsi="Times New Roman" w:eastAsia="Times New Roman" w:cs="Times New Roman"/>
          <w:sz w:val="24"/>
          <w:szCs w:val="24"/>
        </w:rPr>
        <w:t>identify</w:t>
      </w:r>
      <w:r w:rsidRPr="69B19808" w:rsidR="1F2EA1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19A3C0CA">
        <w:rPr>
          <w:rFonts w:ascii="Times New Roman" w:hAnsi="Times New Roman" w:eastAsia="Times New Roman" w:cs="Times New Roman"/>
          <w:sz w:val="24"/>
          <w:szCs w:val="24"/>
        </w:rPr>
        <w:t xml:space="preserve">PD-L1 as a </w:t>
      </w:r>
      <w:r w:rsidRPr="69B19808" w:rsidR="1F2EA137">
        <w:rPr>
          <w:rFonts w:ascii="Times New Roman" w:hAnsi="Times New Roman" w:eastAsia="Times New Roman" w:cs="Times New Roman"/>
          <w:sz w:val="24"/>
          <w:szCs w:val="24"/>
        </w:rPr>
        <w:t xml:space="preserve">novel potential </w:t>
      </w:r>
      <w:r w:rsidRPr="69B19808" w:rsidR="4AFFFF69">
        <w:rPr>
          <w:rFonts w:ascii="Times New Roman" w:hAnsi="Times New Roman" w:eastAsia="Times New Roman" w:cs="Times New Roman"/>
          <w:sz w:val="24"/>
          <w:szCs w:val="24"/>
        </w:rPr>
        <w:t>target</w:t>
      </w:r>
      <w:r w:rsidRPr="69B19808" w:rsidR="1F2EA137">
        <w:rPr>
          <w:rFonts w:ascii="Times New Roman" w:hAnsi="Times New Roman" w:eastAsia="Times New Roman" w:cs="Times New Roman"/>
          <w:sz w:val="24"/>
          <w:szCs w:val="24"/>
        </w:rPr>
        <w:t xml:space="preserve"> for TNBC immunotherapy.</w:t>
      </w:r>
      <w:r w:rsidRPr="69B19808" w:rsidR="4FD6CCA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0339E3" w:rsidP="69B19808" w:rsidRDefault="500C5B28" w14:paraId="36A85518" w14:textId="77777777">
      <w:pPr>
        <w:spacing w:line="360" w:lineRule="auto"/>
        <w:ind w:left="567" w:hanging="567"/>
        <w:jc w:val="center"/>
      </w:pPr>
      <w:r>
        <w:rPr>
          <w:noProof/>
        </w:rPr>
        <w:drawing>
          <wp:inline distT="0" distB="0" distL="0" distR="0" wp14:anchorId="46AE59BB" wp14:editId="2F34D6F2">
            <wp:extent cx="4572000" cy="3429000"/>
            <wp:effectExtent l="0" t="0" r="0" b="0"/>
            <wp:docPr id="437666776" name="Picture 437666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66677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95FC3" w:rsidR="500C5B28" w:rsidP="69B19808" w:rsidRDefault="00795FC3" w14:paraId="0C95E7DA" w14:textId="5EA3B32F">
      <w:pPr>
        <w:spacing w:line="360" w:lineRule="auto"/>
        <w:ind w:left="567" w:hanging="567"/>
        <w:jc w:val="both"/>
        <w:rPr>
          <w:i/>
          <w:iCs/>
        </w:rPr>
      </w:pPr>
      <w:r w:rsidRPr="69B19808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Figure 1. </w:t>
      </w:r>
      <w:r w:rsidRPr="69B19808" w:rsidR="00D008F8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Though cancer cells can overexpress the PD-1 ligand, PD-L1, </w:t>
      </w:r>
      <w:r w:rsidRPr="69B19808" w:rsidR="000339E3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antibodies can block negative signals from cancer cells </w:t>
      </w:r>
      <w:r w:rsidRPr="69B19808" w:rsidR="500C5B28">
        <w:rPr>
          <w:rFonts w:ascii="Times New Roman" w:hAnsi="Times New Roman" w:eastAsia="Times New Roman" w:cs="Times New Roman"/>
          <w:i/>
          <w:iCs/>
          <w:sz w:val="24"/>
          <w:szCs w:val="24"/>
        </w:rPr>
        <w:t>(Felix 2016</w:t>
      </w:r>
      <w:r w:rsidRPr="69B19808" w:rsidR="00094E13">
        <w:rPr>
          <w:rFonts w:ascii="Times New Roman" w:hAnsi="Times New Roman" w:eastAsia="Times New Roman" w:cs="Times New Roman"/>
          <w:i/>
          <w:iCs/>
          <w:sz w:val="24"/>
          <w:szCs w:val="24"/>
        </w:rPr>
        <w:t>.</w:t>
      </w:r>
      <w:r w:rsidRPr="69B19808" w:rsidR="500C5B28">
        <w:rPr>
          <w:rFonts w:ascii="Times New Roman" w:hAnsi="Times New Roman" w:eastAsia="Times New Roman" w:cs="Times New Roman"/>
          <w:i/>
          <w:iCs/>
          <w:sz w:val="24"/>
          <w:szCs w:val="24"/>
        </w:rPr>
        <w:t>)</w:t>
      </w:r>
    </w:p>
    <w:p w:rsidR="5886B4D5" w:rsidP="69B19808" w:rsidRDefault="5886B4D5" w14:paraId="5F2C97F4" w14:textId="0C2F348E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D2C6F9D">
        <w:rPr>
          <w:rFonts w:ascii="Times New Roman" w:hAnsi="Times New Roman" w:eastAsia="Times New Roman" w:cs="Times New Roman"/>
          <w:sz w:val="24"/>
          <w:szCs w:val="24"/>
        </w:rPr>
        <w:t>Tryptophan</w:t>
      </w:r>
      <w:r w:rsidRPr="2D2C6F9D" w:rsidR="00B95EAC">
        <w:rPr>
          <w:rFonts w:ascii="Times New Roman" w:hAnsi="Times New Roman" w:eastAsia="Times New Roman" w:cs="Times New Roman"/>
          <w:sz w:val="24"/>
          <w:szCs w:val="24"/>
        </w:rPr>
        <w:t xml:space="preserve">, an </w:t>
      </w:r>
      <w:r w:rsidRPr="2D2C6F9D">
        <w:rPr>
          <w:rFonts w:ascii="Times New Roman" w:hAnsi="Times New Roman" w:eastAsia="Times New Roman" w:cs="Times New Roman"/>
          <w:sz w:val="24"/>
          <w:szCs w:val="24"/>
        </w:rPr>
        <w:t>amino acid</w:t>
      </w:r>
      <w:r w:rsidRPr="2D2C6F9D" w:rsidR="4B8CB5CC">
        <w:rPr>
          <w:rFonts w:ascii="Times New Roman" w:hAnsi="Times New Roman" w:eastAsia="Times New Roman" w:cs="Times New Roman"/>
          <w:sz w:val="24"/>
          <w:szCs w:val="24"/>
        </w:rPr>
        <w:t>,</w:t>
      </w:r>
      <w:r w:rsidRPr="2D2C6F9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2C6F9D" w:rsidR="00B95EAC">
        <w:rPr>
          <w:rFonts w:ascii="Times New Roman" w:hAnsi="Times New Roman" w:eastAsia="Times New Roman" w:cs="Times New Roman"/>
          <w:sz w:val="24"/>
          <w:szCs w:val="24"/>
        </w:rPr>
        <w:t xml:space="preserve">is </w:t>
      </w:r>
      <w:r w:rsidRPr="2D2C6F9D" w:rsidR="3593470F">
        <w:rPr>
          <w:rFonts w:ascii="Times New Roman" w:hAnsi="Times New Roman" w:eastAsia="Times New Roman" w:cs="Times New Roman"/>
          <w:sz w:val="24"/>
          <w:szCs w:val="24"/>
        </w:rPr>
        <w:t>essential</w:t>
      </w:r>
      <w:r w:rsidRPr="2D2C6F9D" w:rsidR="7C2319C6">
        <w:rPr>
          <w:rFonts w:ascii="Times New Roman" w:hAnsi="Times New Roman" w:eastAsia="Times New Roman" w:cs="Times New Roman"/>
          <w:sz w:val="24"/>
          <w:szCs w:val="24"/>
        </w:rPr>
        <w:t xml:space="preserve"> for </w:t>
      </w:r>
      <w:r w:rsidRPr="2D2C6F9D">
        <w:rPr>
          <w:rFonts w:ascii="Times New Roman" w:hAnsi="Times New Roman" w:eastAsia="Times New Roman" w:cs="Times New Roman"/>
          <w:sz w:val="24"/>
          <w:szCs w:val="24"/>
        </w:rPr>
        <w:t>produc</w:t>
      </w:r>
      <w:r w:rsidRPr="2D2C6F9D" w:rsidR="272A7EF0">
        <w:rPr>
          <w:rFonts w:ascii="Times New Roman" w:hAnsi="Times New Roman" w:eastAsia="Times New Roman" w:cs="Times New Roman"/>
          <w:sz w:val="24"/>
          <w:szCs w:val="24"/>
        </w:rPr>
        <w:t>ing</w:t>
      </w:r>
      <w:r w:rsidRPr="2D2C6F9D">
        <w:rPr>
          <w:rFonts w:ascii="Times New Roman" w:hAnsi="Times New Roman" w:eastAsia="Times New Roman" w:cs="Times New Roman"/>
          <w:sz w:val="24"/>
          <w:szCs w:val="24"/>
        </w:rPr>
        <w:t xml:space="preserve"> protein to aid in cell proliferation</w:t>
      </w:r>
      <w:r w:rsidRPr="2D2C6F9D" w:rsidR="2FF21AC2">
        <w:rPr>
          <w:rFonts w:ascii="Times New Roman" w:hAnsi="Times New Roman" w:eastAsia="Times New Roman" w:cs="Times New Roman"/>
          <w:sz w:val="24"/>
          <w:szCs w:val="24"/>
        </w:rPr>
        <w:t>.</w:t>
      </w:r>
      <w:r w:rsidRPr="2D2C6F9D" w:rsidR="3688C18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2C6F9D" w:rsidR="1D106FAC">
        <w:rPr>
          <w:rFonts w:ascii="Times New Roman" w:hAnsi="Times New Roman" w:eastAsia="Times New Roman" w:cs="Times New Roman"/>
          <w:sz w:val="24"/>
          <w:szCs w:val="24"/>
        </w:rPr>
        <w:t>In the kynure</w:t>
      </w:r>
      <w:r w:rsidRPr="2D2C6F9D" w:rsidR="2810FCA2">
        <w:rPr>
          <w:rFonts w:ascii="Times New Roman" w:hAnsi="Times New Roman" w:eastAsia="Times New Roman" w:cs="Times New Roman"/>
          <w:sz w:val="24"/>
          <w:szCs w:val="24"/>
        </w:rPr>
        <w:t>n</w:t>
      </w:r>
      <w:r w:rsidRPr="2D2C6F9D" w:rsidR="1D106FAC">
        <w:rPr>
          <w:rFonts w:ascii="Times New Roman" w:hAnsi="Times New Roman" w:eastAsia="Times New Roman" w:cs="Times New Roman"/>
          <w:sz w:val="24"/>
          <w:szCs w:val="24"/>
        </w:rPr>
        <w:t xml:space="preserve">ine pathway, </w:t>
      </w:r>
      <w:r w:rsidRPr="2D2C6F9D" w:rsidR="47EABC0E">
        <w:rPr>
          <w:rFonts w:ascii="Times New Roman" w:hAnsi="Times New Roman" w:eastAsia="Times New Roman" w:cs="Times New Roman"/>
          <w:sz w:val="24"/>
          <w:szCs w:val="24"/>
        </w:rPr>
        <w:t>95% of tryptophan is broken dow</w:t>
      </w:r>
      <w:r w:rsidRPr="2D2C6F9D" w:rsidR="1D106FAC">
        <w:rPr>
          <w:rFonts w:ascii="Times New Roman" w:hAnsi="Times New Roman" w:eastAsia="Times New Roman" w:cs="Times New Roman"/>
          <w:sz w:val="24"/>
          <w:szCs w:val="24"/>
        </w:rPr>
        <w:t xml:space="preserve">n leading to </w:t>
      </w:r>
      <w:r w:rsidRPr="2D2C6F9D" w:rsidR="4B628228">
        <w:rPr>
          <w:rFonts w:ascii="Times New Roman" w:hAnsi="Times New Roman" w:eastAsia="Times New Roman" w:cs="Times New Roman"/>
          <w:sz w:val="23"/>
          <w:szCs w:val="23"/>
        </w:rPr>
        <w:t xml:space="preserve">the formation of catabolites </w:t>
      </w:r>
      <w:r w:rsidRPr="2D2C6F9D" w:rsidR="56A3B3D2">
        <w:rPr>
          <w:rFonts w:ascii="Times New Roman" w:hAnsi="Times New Roman" w:eastAsia="Times New Roman" w:cs="Times New Roman"/>
          <w:sz w:val="23"/>
          <w:szCs w:val="23"/>
        </w:rPr>
        <w:t>that affect</w:t>
      </w:r>
      <w:r w:rsidRPr="2D2C6F9D" w:rsidR="4B628228">
        <w:rPr>
          <w:rFonts w:ascii="Times New Roman" w:hAnsi="Times New Roman" w:eastAsia="Times New Roman" w:cs="Times New Roman"/>
          <w:sz w:val="23"/>
          <w:szCs w:val="23"/>
        </w:rPr>
        <w:t xml:space="preserve"> immune response</w:t>
      </w:r>
      <w:r w:rsidRPr="2D2C6F9D" w:rsidR="0F954ECC">
        <w:rPr>
          <w:rFonts w:ascii="Times New Roman" w:hAnsi="Times New Roman" w:eastAsia="Times New Roman" w:cs="Times New Roman"/>
          <w:sz w:val="23"/>
          <w:szCs w:val="23"/>
        </w:rPr>
        <w:t xml:space="preserve"> and</w:t>
      </w:r>
      <w:r w:rsidRPr="2D2C6F9D" w:rsidR="25F11449">
        <w:rPr>
          <w:rFonts w:ascii="Times New Roman" w:hAnsi="Times New Roman" w:eastAsia="Times New Roman" w:cs="Times New Roman"/>
          <w:sz w:val="24"/>
          <w:szCs w:val="24"/>
        </w:rPr>
        <w:t xml:space="preserve"> promote tumor progression</w:t>
      </w:r>
      <w:r w:rsidRPr="2D2C6F9D" w:rsidR="47EABC0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2C6F9D">
        <w:rPr>
          <w:rFonts w:ascii="Times New Roman" w:hAnsi="Times New Roman" w:eastAsia="Times New Roman" w:cs="Times New Roman"/>
          <w:sz w:val="24"/>
          <w:szCs w:val="24"/>
        </w:rPr>
        <w:t xml:space="preserve">(Liu 2021). </w:t>
      </w:r>
      <w:r w:rsidRPr="2D2C6F9D" w:rsidR="5FB4CBA3">
        <w:rPr>
          <w:rFonts w:ascii="Times New Roman" w:hAnsi="Times New Roman" w:eastAsia="Times New Roman" w:cs="Times New Roman"/>
          <w:sz w:val="24"/>
          <w:szCs w:val="24"/>
        </w:rPr>
        <w:t>The kynurenine pathway is</w:t>
      </w:r>
      <w:r w:rsidRPr="2D2C6F9D" w:rsidR="11E3CA6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2C6F9D" w:rsidR="5FB4CBA3">
        <w:rPr>
          <w:rFonts w:ascii="Times New Roman" w:hAnsi="Times New Roman" w:eastAsia="Times New Roman" w:cs="Times New Roman"/>
          <w:sz w:val="24"/>
          <w:szCs w:val="24"/>
        </w:rPr>
        <w:t xml:space="preserve">involved in the regulation of </w:t>
      </w:r>
      <w:r w:rsidRPr="2D2C6F9D" w:rsidR="427730FD">
        <w:rPr>
          <w:rFonts w:ascii="Times New Roman" w:hAnsi="Times New Roman" w:eastAsia="Times New Roman" w:cs="Times New Roman"/>
          <w:sz w:val="24"/>
          <w:szCs w:val="24"/>
        </w:rPr>
        <w:t xml:space="preserve">immunosuppression in the cancer </w:t>
      </w:r>
      <w:r w:rsidRPr="2D2C6F9D" w:rsidR="5FB4CBA3">
        <w:rPr>
          <w:rFonts w:ascii="Times New Roman" w:hAnsi="Times New Roman" w:eastAsia="Times New Roman" w:cs="Times New Roman"/>
          <w:sz w:val="24"/>
          <w:szCs w:val="24"/>
        </w:rPr>
        <w:t xml:space="preserve">environment. </w:t>
      </w:r>
      <w:r w:rsidRPr="2D2C6F9D" w:rsidR="1FC02B3F">
        <w:rPr>
          <w:rFonts w:ascii="Times New Roman" w:hAnsi="Times New Roman" w:eastAsia="Times New Roman" w:cs="Times New Roman"/>
          <w:sz w:val="24"/>
          <w:szCs w:val="24"/>
        </w:rPr>
        <w:t xml:space="preserve">As shown in Figure </w:t>
      </w:r>
      <w:r w:rsidRPr="2D2C6F9D" w:rsidR="00094E13">
        <w:rPr>
          <w:rFonts w:ascii="Times New Roman" w:hAnsi="Times New Roman" w:eastAsia="Times New Roman" w:cs="Times New Roman"/>
          <w:sz w:val="24"/>
          <w:szCs w:val="24"/>
        </w:rPr>
        <w:t>2</w:t>
      </w:r>
      <w:r w:rsidRPr="2D2C6F9D" w:rsidR="1FC02B3F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2D2C6F9D" w:rsidR="00A90F65">
        <w:rPr>
          <w:rFonts w:ascii="Times New Roman" w:hAnsi="Times New Roman" w:eastAsia="Times New Roman" w:cs="Times New Roman"/>
          <w:sz w:val="24"/>
          <w:szCs w:val="24"/>
        </w:rPr>
        <w:t>t</w:t>
      </w:r>
      <w:r w:rsidRPr="2D2C6F9D" w:rsidR="0ADD18EA">
        <w:rPr>
          <w:rFonts w:ascii="Times New Roman" w:hAnsi="Times New Roman" w:eastAsia="Times New Roman" w:cs="Times New Roman"/>
          <w:sz w:val="24"/>
          <w:szCs w:val="24"/>
        </w:rPr>
        <w:t>ryptophan d</w:t>
      </w:r>
      <w:r w:rsidRPr="2D2C6F9D" w:rsidR="159651A4">
        <w:rPr>
          <w:rFonts w:ascii="Times New Roman" w:hAnsi="Times New Roman" w:eastAsia="Times New Roman" w:cs="Times New Roman"/>
          <w:sz w:val="24"/>
          <w:szCs w:val="24"/>
        </w:rPr>
        <w:t xml:space="preserve">epletion </w:t>
      </w:r>
      <w:r w:rsidRPr="2D2C6F9D" w:rsidR="00A90F65">
        <w:rPr>
          <w:rFonts w:ascii="Times New Roman" w:hAnsi="Times New Roman" w:eastAsia="Times New Roman" w:cs="Times New Roman"/>
          <w:sz w:val="24"/>
          <w:szCs w:val="24"/>
        </w:rPr>
        <w:t>in this pathway</w:t>
      </w:r>
      <w:r w:rsidRPr="2D2C6F9D" w:rsidR="0ADD18EA">
        <w:rPr>
          <w:rFonts w:ascii="Times New Roman" w:hAnsi="Times New Roman" w:eastAsia="Times New Roman" w:cs="Times New Roman"/>
          <w:sz w:val="24"/>
          <w:szCs w:val="24"/>
        </w:rPr>
        <w:t xml:space="preserve"> results in</w:t>
      </w:r>
      <w:r w:rsidRPr="2D2C6F9D" w:rsidR="54B5426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2C6F9D" w:rsidR="0ADD18EA">
        <w:rPr>
          <w:rFonts w:ascii="Times New Roman" w:hAnsi="Times New Roman" w:eastAsia="Times New Roman" w:cs="Times New Roman"/>
          <w:sz w:val="24"/>
          <w:szCs w:val="24"/>
        </w:rPr>
        <w:t>the generation of tryptophan metabolites</w:t>
      </w:r>
      <w:r w:rsidRPr="2D2C6F9D" w:rsidR="1C28D3CC">
        <w:rPr>
          <w:rFonts w:ascii="Times New Roman" w:hAnsi="Times New Roman" w:eastAsia="Times New Roman" w:cs="Times New Roman"/>
          <w:sz w:val="24"/>
          <w:szCs w:val="24"/>
        </w:rPr>
        <w:t>,</w:t>
      </w:r>
      <w:r w:rsidRPr="2D2C6F9D" w:rsidR="53A3E06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2C6F9D" w:rsidR="34B70FA9">
        <w:rPr>
          <w:rFonts w:ascii="Times New Roman" w:hAnsi="Times New Roman" w:eastAsia="Times New Roman" w:cs="Times New Roman"/>
          <w:sz w:val="24"/>
          <w:szCs w:val="24"/>
        </w:rPr>
        <w:t xml:space="preserve">resulting in </w:t>
      </w:r>
      <w:r w:rsidRPr="2D2C6F9D" w:rsidR="08FA69E5">
        <w:rPr>
          <w:rFonts w:ascii="Times New Roman" w:hAnsi="Times New Roman" w:eastAsia="Times New Roman" w:cs="Times New Roman"/>
          <w:sz w:val="24"/>
          <w:szCs w:val="24"/>
        </w:rPr>
        <w:t xml:space="preserve">T cell inhibition and apoptosis </w:t>
      </w:r>
      <w:r w:rsidRPr="2D2C6F9D" w:rsidR="68742C78">
        <w:rPr>
          <w:rFonts w:ascii="Times New Roman" w:hAnsi="Times New Roman" w:eastAsia="Times New Roman" w:cs="Times New Roman"/>
          <w:sz w:val="24"/>
          <w:szCs w:val="24"/>
        </w:rPr>
        <w:t>(Eller 2015)</w:t>
      </w:r>
      <w:r w:rsidRPr="2D2C6F9D" w:rsidR="0ADD18EA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2D2C6F9D" w:rsidR="00A54E43">
        <w:rPr>
          <w:rFonts w:ascii="Times New Roman" w:hAnsi="Times New Roman" w:eastAsia="Times New Roman" w:cs="Times New Roman"/>
          <w:sz w:val="24"/>
          <w:szCs w:val="24"/>
        </w:rPr>
        <w:t>Cells</w:t>
      </w:r>
      <w:r w:rsidRPr="2D2C6F9D" w:rsidR="13FBF566">
        <w:rPr>
          <w:rFonts w:ascii="Times New Roman" w:hAnsi="Times New Roman" w:eastAsia="Times New Roman" w:cs="Times New Roman"/>
          <w:sz w:val="24"/>
          <w:szCs w:val="24"/>
        </w:rPr>
        <w:t xml:space="preserve"> create</w:t>
      </w:r>
      <w:r w:rsidRPr="2D2C6F9D" w:rsidR="4C3BE91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2C6F9D" w:rsidR="025E72B4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r w:rsidRPr="2D2C6F9D" w:rsidR="4C3BE91C">
        <w:rPr>
          <w:rFonts w:ascii="Times New Roman" w:hAnsi="Times New Roman" w:eastAsia="Times New Roman" w:cs="Times New Roman"/>
          <w:sz w:val="24"/>
          <w:szCs w:val="24"/>
        </w:rPr>
        <w:t xml:space="preserve">tryptophan catabolite kynurenine </w:t>
      </w:r>
      <w:r w:rsidRPr="2D2C6F9D" w:rsidR="7D96244B">
        <w:rPr>
          <w:rFonts w:ascii="Times New Roman" w:hAnsi="Times New Roman" w:eastAsia="Times New Roman" w:cs="Times New Roman"/>
          <w:sz w:val="24"/>
          <w:szCs w:val="24"/>
        </w:rPr>
        <w:t>with the use of</w:t>
      </w:r>
      <w:r w:rsidRPr="2D2C6F9D" w:rsidR="4C3BE91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2C6F9D" w:rsidR="7E5F449E">
        <w:rPr>
          <w:rFonts w:ascii="Times New Roman" w:hAnsi="Times New Roman" w:eastAsia="Times New Roman" w:cs="Times New Roman"/>
          <w:sz w:val="24"/>
          <w:szCs w:val="24"/>
        </w:rPr>
        <w:t>tryptophan 2,3-dioxygenase</w:t>
      </w:r>
      <w:r w:rsidRPr="2D2C6F9D" w:rsidR="015EB44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2C6F9D" w:rsidR="7E5F449E">
        <w:rPr>
          <w:rFonts w:ascii="Times New Roman" w:hAnsi="Times New Roman" w:eastAsia="Times New Roman" w:cs="Times New Roman"/>
          <w:sz w:val="24"/>
          <w:szCs w:val="24"/>
        </w:rPr>
        <w:t>(</w:t>
      </w:r>
      <w:r w:rsidRPr="2D2C6F9D" w:rsidR="645034AF">
        <w:rPr>
          <w:rFonts w:ascii="Times New Roman" w:hAnsi="Times New Roman" w:eastAsia="Times New Roman" w:cs="Times New Roman"/>
          <w:sz w:val="24"/>
          <w:szCs w:val="24"/>
        </w:rPr>
        <w:t>TDO2</w:t>
      </w:r>
      <w:r w:rsidRPr="2D2C6F9D" w:rsidR="143993EE">
        <w:rPr>
          <w:rFonts w:ascii="Times New Roman" w:hAnsi="Times New Roman" w:eastAsia="Times New Roman" w:cs="Times New Roman"/>
          <w:sz w:val="24"/>
          <w:szCs w:val="24"/>
        </w:rPr>
        <w:t>)</w:t>
      </w:r>
      <w:r w:rsidRPr="2D2C6F9D" w:rsidR="53F323C1">
        <w:rPr>
          <w:rFonts w:ascii="Times New Roman" w:hAnsi="Times New Roman" w:eastAsia="Times New Roman" w:cs="Times New Roman"/>
          <w:sz w:val="24"/>
          <w:szCs w:val="24"/>
        </w:rPr>
        <w:t>,</w:t>
      </w:r>
      <w:r w:rsidRPr="2D2C6F9D" w:rsidR="4C3BE91C">
        <w:rPr>
          <w:rFonts w:ascii="Times New Roman" w:hAnsi="Times New Roman" w:eastAsia="Times New Roman" w:cs="Times New Roman"/>
          <w:sz w:val="24"/>
          <w:szCs w:val="24"/>
        </w:rPr>
        <w:t xml:space="preserve"> a tryptophan degrading enzyme.</w:t>
      </w:r>
      <w:r w:rsidRPr="2D2C6F9D" w:rsidR="2CB783A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2C6F9D" w:rsidR="645034AF">
        <w:rPr>
          <w:rFonts w:ascii="Times New Roman" w:hAnsi="Times New Roman" w:eastAsia="Times New Roman" w:cs="Times New Roman"/>
          <w:sz w:val="24"/>
          <w:szCs w:val="24"/>
        </w:rPr>
        <w:t>TDO2</w:t>
      </w:r>
      <w:r w:rsidRPr="2D2C6F9D" w:rsidR="16779046">
        <w:rPr>
          <w:rFonts w:ascii="Times New Roman" w:hAnsi="Times New Roman" w:eastAsia="Times New Roman" w:cs="Times New Roman"/>
          <w:sz w:val="24"/>
          <w:szCs w:val="24"/>
        </w:rPr>
        <w:t xml:space="preserve">-derived kynurenine suppresses </w:t>
      </w:r>
      <w:r w:rsidRPr="2D2C6F9D" w:rsidR="4B5A6913">
        <w:rPr>
          <w:rFonts w:ascii="Times New Roman" w:hAnsi="Times New Roman" w:eastAsia="Times New Roman" w:cs="Times New Roman"/>
          <w:sz w:val="24"/>
          <w:szCs w:val="24"/>
        </w:rPr>
        <w:t>antitumor</w:t>
      </w:r>
      <w:r w:rsidRPr="2D2C6F9D" w:rsidR="16779046">
        <w:rPr>
          <w:rFonts w:ascii="Times New Roman" w:hAnsi="Times New Roman" w:eastAsia="Times New Roman" w:cs="Times New Roman"/>
          <w:sz w:val="24"/>
          <w:szCs w:val="24"/>
        </w:rPr>
        <w:t xml:space="preserve"> immune responses, </w:t>
      </w:r>
      <w:r w:rsidRPr="2D2C6F9D" w:rsidR="6E76A7D4">
        <w:rPr>
          <w:rFonts w:ascii="Times New Roman" w:hAnsi="Times New Roman" w:eastAsia="Times New Roman" w:cs="Times New Roman"/>
          <w:sz w:val="24"/>
          <w:szCs w:val="24"/>
        </w:rPr>
        <w:t xml:space="preserve">which </w:t>
      </w:r>
      <w:r w:rsidRPr="2D2C6F9D" w:rsidR="16779046">
        <w:rPr>
          <w:rFonts w:ascii="Times New Roman" w:hAnsi="Times New Roman" w:eastAsia="Times New Roman" w:cs="Times New Roman"/>
          <w:sz w:val="24"/>
          <w:szCs w:val="24"/>
        </w:rPr>
        <w:t>promot</w:t>
      </w:r>
      <w:r w:rsidRPr="2D2C6F9D" w:rsidR="7A505235">
        <w:rPr>
          <w:rFonts w:ascii="Times New Roman" w:hAnsi="Times New Roman" w:eastAsia="Times New Roman" w:cs="Times New Roman"/>
          <w:sz w:val="24"/>
          <w:szCs w:val="24"/>
        </w:rPr>
        <w:t>es</w:t>
      </w:r>
      <w:r w:rsidRPr="2D2C6F9D" w:rsidR="16779046">
        <w:rPr>
          <w:rFonts w:ascii="Times New Roman" w:hAnsi="Times New Roman" w:eastAsia="Times New Roman" w:cs="Times New Roman"/>
          <w:sz w:val="24"/>
          <w:szCs w:val="24"/>
        </w:rPr>
        <w:t xml:space="preserve"> tumor cell survival (Opitz 2011).</w:t>
      </w:r>
      <w:r w:rsidRPr="2D2C6F9D" w:rsidR="068C602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2C6F9D" w:rsidR="5FB4CBA3">
        <w:rPr>
          <w:rFonts w:ascii="Times New Roman" w:hAnsi="Times New Roman" w:eastAsia="Times New Roman" w:cs="Times New Roman"/>
          <w:sz w:val="24"/>
          <w:szCs w:val="24"/>
        </w:rPr>
        <w:t xml:space="preserve">Importantly, the </w:t>
      </w:r>
      <w:r w:rsidRPr="2D2C6F9D" w:rsidR="424F2FA5">
        <w:rPr>
          <w:rFonts w:ascii="Times New Roman" w:hAnsi="Times New Roman" w:eastAsia="Times New Roman" w:cs="Times New Roman"/>
          <w:sz w:val="24"/>
          <w:szCs w:val="24"/>
        </w:rPr>
        <w:t xml:space="preserve">main </w:t>
      </w:r>
      <w:r w:rsidRPr="2D2C6F9D" w:rsidR="5FB4CBA3">
        <w:rPr>
          <w:rFonts w:ascii="Times New Roman" w:hAnsi="Times New Roman" w:eastAsia="Times New Roman" w:cs="Times New Roman"/>
          <w:sz w:val="24"/>
          <w:szCs w:val="24"/>
        </w:rPr>
        <w:t>tryptophan-</w:t>
      </w:r>
      <w:r w:rsidRPr="2D2C6F9D" w:rsidR="103601A1">
        <w:rPr>
          <w:rFonts w:ascii="Times New Roman" w:hAnsi="Times New Roman" w:eastAsia="Times New Roman" w:cs="Times New Roman"/>
          <w:sz w:val="24"/>
          <w:szCs w:val="24"/>
        </w:rPr>
        <w:t>catabolizing</w:t>
      </w:r>
      <w:r w:rsidRPr="2D2C6F9D" w:rsidR="5FB4CBA3">
        <w:rPr>
          <w:rFonts w:ascii="Times New Roman" w:hAnsi="Times New Roman" w:eastAsia="Times New Roman" w:cs="Times New Roman"/>
          <w:sz w:val="24"/>
          <w:szCs w:val="24"/>
        </w:rPr>
        <w:t xml:space="preserve"> enzyme </w:t>
      </w:r>
      <w:r w:rsidRPr="2D2C6F9D" w:rsidR="645034AF">
        <w:rPr>
          <w:rFonts w:ascii="Times New Roman" w:hAnsi="Times New Roman" w:eastAsia="Times New Roman" w:cs="Times New Roman"/>
          <w:sz w:val="24"/>
          <w:szCs w:val="24"/>
        </w:rPr>
        <w:t>TDO2</w:t>
      </w:r>
      <w:r w:rsidRPr="2D2C6F9D" w:rsidR="306DAC21">
        <w:rPr>
          <w:rFonts w:ascii="Times New Roman" w:hAnsi="Times New Roman" w:eastAsia="Times New Roman" w:cs="Times New Roman"/>
          <w:sz w:val="24"/>
          <w:szCs w:val="24"/>
        </w:rPr>
        <w:t xml:space="preserve"> plays an important role in tryptophan </w:t>
      </w:r>
      <w:r w:rsidRPr="2D2C6F9D" w:rsidR="5F305832">
        <w:rPr>
          <w:rFonts w:ascii="Times New Roman" w:hAnsi="Times New Roman" w:eastAsia="Times New Roman" w:cs="Times New Roman"/>
          <w:sz w:val="24"/>
          <w:szCs w:val="24"/>
        </w:rPr>
        <w:t>degradation</w:t>
      </w:r>
      <w:r w:rsidRPr="2D2C6F9D" w:rsidR="66F9927F">
        <w:rPr>
          <w:rFonts w:ascii="Times New Roman" w:hAnsi="Times New Roman" w:eastAsia="Times New Roman" w:cs="Times New Roman"/>
          <w:sz w:val="24"/>
          <w:szCs w:val="24"/>
        </w:rPr>
        <w:t xml:space="preserve">, as </w:t>
      </w:r>
      <w:r w:rsidRPr="2D2C6F9D" w:rsidR="645034AF">
        <w:rPr>
          <w:rFonts w:ascii="Times New Roman" w:hAnsi="Times New Roman" w:eastAsia="Times New Roman" w:cs="Times New Roman"/>
          <w:sz w:val="24"/>
          <w:szCs w:val="24"/>
        </w:rPr>
        <w:t>TDO2</w:t>
      </w:r>
      <w:r w:rsidRPr="2D2C6F9D" w:rsidR="069F665F">
        <w:rPr>
          <w:rFonts w:ascii="Times New Roman" w:hAnsi="Times New Roman" w:eastAsia="Times New Roman" w:cs="Times New Roman"/>
          <w:sz w:val="24"/>
          <w:szCs w:val="24"/>
        </w:rPr>
        <w:t xml:space="preserve"> causes tryptophan starvation</w:t>
      </w:r>
      <w:r w:rsidRPr="2D2C6F9D" w:rsidR="009B7079">
        <w:rPr>
          <w:rFonts w:ascii="Times New Roman" w:hAnsi="Times New Roman" w:eastAsia="Times New Roman" w:cs="Times New Roman"/>
          <w:sz w:val="24"/>
          <w:szCs w:val="24"/>
        </w:rPr>
        <w:t>. The starvation of tryptophan is significant because it</w:t>
      </w:r>
      <w:r w:rsidRPr="2D2C6F9D" w:rsidR="00B95EAC">
        <w:rPr>
          <w:rFonts w:ascii="Times New Roman" w:hAnsi="Times New Roman" w:eastAsia="Times New Roman" w:cs="Times New Roman"/>
          <w:sz w:val="24"/>
          <w:szCs w:val="24"/>
        </w:rPr>
        <w:t xml:space="preserve"> c</w:t>
      </w:r>
      <w:r w:rsidRPr="2D2C6F9D" w:rsidR="296DE340">
        <w:rPr>
          <w:rFonts w:ascii="Times New Roman" w:hAnsi="Times New Roman" w:eastAsia="Times New Roman" w:cs="Times New Roman"/>
          <w:sz w:val="24"/>
          <w:szCs w:val="24"/>
        </w:rPr>
        <w:t>auses</w:t>
      </w:r>
      <w:r w:rsidRPr="2D2C6F9D" w:rsidR="73661C7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2C6F9D" w:rsidR="00666CE9">
        <w:rPr>
          <w:rFonts w:ascii="Times New Roman" w:hAnsi="Times New Roman" w:eastAsia="Times New Roman" w:cs="Times New Roman"/>
          <w:sz w:val="24"/>
          <w:szCs w:val="24"/>
        </w:rPr>
        <w:t xml:space="preserve">an </w:t>
      </w:r>
      <w:r w:rsidRPr="2D2C6F9D" w:rsidR="73661C73">
        <w:rPr>
          <w:rFonts w:ascii="Times New Roman" w:hAnsi="Times New Roman" w:eastAsia="Times New Roman" w:cs="Times New Roman"/>
          <w:sz w:val="24"/>
          <w:szCs w:val="24"/>
        </w:rPr>
        <w:t xml:space="preserve">increase </w:t>
      </w:r>
      <w:r w:rsidRPr="2D2C6F9D" w:rsidR="00EF4693">
        <w:rPr>
          <w:rFonts w:ascii="Times New Roman" w:hAnsi="Times New Roman" w:eastAsia="Times New Roman" w:cs="Times New Roman"/>
          <w:sz w:val="24"/>
          <w:szCs w:val="24"/>
        </w:rPr>
        <w:t>in</w:t>
      </w:r>
      <w:r w:rsidRPr="2D2C6F9D" w:rsidR="73661C73">
        <w:rPr>
          <w:rFonts w:ascii="Times New Roman" w:hAnsi="Times New Roman" w:eastAsia="Times New Roman" w:cs="Times New Roman"/>
          <w:sz w:val="24"/>
          <w:szCs w:val="24"/>
        </w:rPr>
        <w:t xml:space="preserve"> kynurenine</w:t>
      </w:r>
      <w:r w:rsidRPr="2D2C6F9D" w:rsidR="009B7079">
        <w:rPr>
          <w:rFonts w:ascii="Times New Roman" w:hAnsi="Times New Roman" w:eastAsia="Times New Roman" w:cs="Times New Roman"/>
          <w:sz w:val="24"/>
          <w:szCs w:val="24"/>
        </w:rPr>
        <w:t>, which may lead to cancer growth</w:t>
      </w:r>
      <w:r w:rsidRPr="2D2C6F9D" w:rsidR="000BBECE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2D2C6F9D" w:rsidR="645034AF">
        <w:rPr>
          <w:rFonts w:ascii="Times New Roman" w:hAnsi="Times New Roman" w:eastAsia="Times New Roman" w:cs="Times New Roman"/>
          <w:sz w:val="24"/>
          <w:szCs w:val="24"/>
        </w:rPr>
        <w:t>TDO2</w:t>
      </w:r>
      <w:r w:rsidRPr="2D2C6F9D" w:rsidR="5C031FE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2C6F9D" w:rsidR="62ECCEEF">
        <w:rPr>
          <w:rFonts w:ascii="Times New Roman" w:hAnsi="Times New Roman" w:eastAsia="Times New Roman" w:cs="Times New Roman"/>
          <w:sz w:val="24"/>
          <w:szCs w:val="24"/>
        </w:rPr>
        <w:t xml:space="preserve">and </w:t>
      </w:r>
      <w:r w:rsidRPr="2D2C6F9D" w:rsidR="02302AA1">
        <w:rPr>
          <w:rFonts w:ascii="Times New Roman" w:hAnsi="Times New Roman" w:eastAsia="Times New Roman" w:cs="Times New Roman"/>
          <w:sz w:val="24"/>
          <w:szCs w:val="24"/>
        </w:rPr>
        <w:t>Indoleamine</w:t>
      </w:r>
      <w:r w:rsidRPr="2D2C6F9D" w:rsidR="62ECCEEF">
        <w:rPr>
          <w:rFonts w:ascii="Times New Roman" w:hAnsi="Times New Roman" w:eastAsia="Times New Roman" w:cs="Times New Roman"/>
          <w:sz w:val="24"/>
          <w:szCs w:val="24"/>
        </w:rPr>
        <w:t xml:space="preserve"> 2,3-dioxygenase 1 (IDO1) </w:t>
      </w:r>
      <w:r w:rsidRPr="2D2C6F9D" w:rsidR="46B77414">
        <w:rPr>
          <w:rFonts w:ascii="Times New Roman" w:hAnsi="Times New Roman" w:eastAsia="Times New Roman" w:cs="Times New Roman"/>
          <w:sz w:val="24"/>
          <w:szCs w:val="24"/>
        </w:rPr>
        <w:t xml:space="preserve">are the first rate-limiting step, as they </w:t>
      </w:r>
      <w:r w:rsidRPr="2D2C6F9D" w:rsidR="5C031FEB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regulate systemic tryptophan </w:t>
      </w:r>
      <w:r w:rsidRPr="2D2C6F9D" w:rsidR="0092FF5E">
        <w:rPr>
          <w:rFonts w:ascii="Times New Roman" w:hAnsi="Times New Roman" w:eastAsia="Times New Roman" w:cs="Times New Roman"/>
          <w:sz w:val="24"/>
          <w:szCs w:val="24"/>
        </w:rPr>
        <w:t>reduction</w:t>
      </w:r>
      <w:r w:rsidRPr="2D2C6F9D" w:rsidR="08FA754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2C6F9D" w:rsidR="5C031FEB">
        <w:rPr>
          <w:rFonts w:ascii="Times New Roman" w:hAnsi="Times New Roman" w:eastAsia="Times New Roman" w:cs="Times New Roman"/>
          <w:sz w:val="24"/>
          <w:szCs w:val="24"/>
        </w:rPr>
        <w:t xml:space="preserve">and kynurenine </w:t>
      </w:r>
      <w:r w:rsidRPr="2D2C6F9D" w:rsidR="405C6515">
        <w:rPr>
          <w:rFonts w:ascii="Times New Roman" w:hAnsi="Times New Roman" w:eastAsia="Times New Roman" w:cs="Times New Roman"/>
          <w:sz w:val="24"/>
          <w:szCs w:val="24"/>
        </w:rPr>
        <w:t>accumulation</w:t>
      </w:r>
      <w:r w:rsidRPr="2D2C6F9D" w:rsidR="5C031FE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2D2C6F9D" w:rsidR="74412BBC">
        <w:rPr>
          <w:rFonts w:ascii="Times New Roman" w:hAnsi="Times New Roman" w:eastAsia="Times New Roman" w:cs="Times New Roman"/>
          <w:sz w:val="24"/>
          <w:szCs w:val="24"/>
        </w:rPr>
        <w:t>therefore promoting</w:t>
      </w:r>
      <w:r w:rsidRPr="2D2C6F9D" w:rsidR="79CFAA0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2C6F9D" w:rsidR="7E9FC13E">
        <w:rPr>
          <w:rFonts w:ascii="Times New Roman" w:hAnsi="Times New Roman" w:eastAsia="Times New Roman" w:cs="Times New Roman"/>
          <w:sz w:val="24"/>
          <w:szCs w:val="24"/>
        </w:rPr>
        <w:t>tumorigenesis</w:t>
      </w:r>
      <w:r w:rsidRPr="2D2C6F9D" w:rsidR="5C031FEB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2D2C6F9D" w:rsidR="3013E2A0">
        <w:rPr>
          <w:rFonts w:ascii="Times New Roman" w:hAnsi="Times New Roman" w:eastAsia="Times New Roman" w:cs="Times New Roman"/>
          <w:sz w:val="24"/>
          <w:szCs w:val="24"/>
        </w:rPr>
        <w:t>However, o</w:t>
      </w:r>
      <w:r w:rsidRPr="2D2C6F9D" w:rsidR="00B95EAC">
        <w:rPr>
          <w:rFonts w:ascii="Times New Roman" w:hAnsi="Times New Roman" w:eastAsia="Times New Roman" w:cs="Times New Roman"/>
          <w:sz w:val="24"/>
          <w:szCs w:val="24"/>
        </w:rPr>
        <w:t xml:space="preserve">nly limited research </w:t>
      </w:r>
      <w:r w:rsidRPr="2D2C6F9D" w:rsidR="5C03A78A">
        <w:rPr>
          <w:rFonts w:ascii="Times New Roman" w:hAnsi="Times New Roman" w:eastAsia="Times New Roman" w:cs="Times New Roman"/>
          <w:sz w:val="24"/>
          <w:szCs w:val="24"/>
        </w:rPr>
        <w:t xml:space="preserve">has concentrated </w:t>
      </w:r>
      <w:r w:rsidRPr="2D2C6F9D" w:rsidR="00B95EAC">
        <w:rPr>
          <w:rFonts w:ascii="Times New Roman" w:hAnsi="Times New Roman" w:eastAsia="Times New Roman" w:cs="Times New Roman"/>
          <w:sz w:val="24"/>
          <w:szCs w:val="24"/>
        </w:rPr>
        <w:t xml:space="preserve">on </w:t>
      </w:r>
      <w:r w:rsidRPr="2D2C6F9D" w:rsidR="53FBD7C6">
        <w:rPr>
          <w:rFonts w:ascii="Times New Roman" w:hAnsi="Times New Roman" w:eastAsia="Times New Roman" w:cs="Times New Roman"/>
          <w:sz w:val="24"/>
          <w:szCs w:val="24"/>
        </w:rPr>
        <w:t>TDO2</w:t>
      </w:r>
      <w:r w:rsidRPr="2D2C6F9D" w:rsidR="00A54E4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D2C6F9D" w:rsidR="53FBD7C6">
        <w:rPr>
          <w:rFonts w:ascii="Times New Roman" w:hAnsi="Times New Roman" w:eastAsia="Times New Roman" w:cs="Times New Roman"/>
          <w:sz w:val="24"/>
          <w:szCs w:val="24"/>
        </w:rPr>
        <w:t>responsibility</w:t>
      </w:r>
      <w:r w:rsidRPr="2D2C6F9D" w:rsidR="5AFFD03E">
        <w:rPr>
          <w:rFonts w:ascii="Times New Roman" w:hAnsi="Times New Roman" w:eastAsia="Times New Roman" w:cs="Times New Roman"/>
          <w:sz w:val="24"/>
          <w:szCs w:val="24"/>
        </w:rPr>
        <w:t xml:space="preserve"> in immune regulation</w:t>
      </w:r>
      <w:r w:rsidRPr="2D2C6F9D" w:rsidR="24DADEFF">
        <w:rPr>
          <w:rFonts w:ascii="Times New Roman" w:hAnsi="Times New Roman" w:eastAsia="Times New Roman" w:cs="Times New Roman"/>
          <w:sz w:val="24"/>
          <w:szCs w:val="24"/>
        </w:rPr>
        <w:t>, so</w:t>
      </w:r>
      <w:r w:rsidRPr="2D2C6F9D" w:rsidR="7E010C7A">
        <w:rPr>
          <w:rFonts w:ascii="Times New Roman" w:hAnsi="Times New Roman" w:eastAsia="Times New Roman" w:cs="Times New Roman"/>
          <w:sz w:val="24"/>
          <w:szCs w:val="24"/>
        </w:rPr>
        <w:t xml:space="preserve"> future</w:t>
      </w:r>
      <w:r w:rsidRPr="2D2C6F9D" w:rsidR="5DE8B557">
        <w:rPr>
          <w:rFonts w:ascii="Times New Roman" w:hAnsi="Times New Roman" w:eastAsia="Times New Roman" w:cs="Times New Roman"/>
          <w:sz w:val="24"/>
          <w:szCs w:val="24"/>
        </w:rPr>
        <w:t xml:space="preserve"> stud</w:t>
      </w:r>
      <w:r w:rsidRPr="2D2C6F9D" w:rsidR="0F9E38BF">
        <w:rPr>
          <w:rFonts w:ascii="Times New Roman" w:hAnsi="Times New Roman" w:eastAsia="Times New Roman" w:cs="Times New Roman"/>
          <w:sz w:val="24"/>
          <w:szCs w:val="24"/>
        </w:rPr>
        <w:t>ies</w:t>
      </w:r>
      <w:r w:rsidRPr="2D2C6F9D" w:rsidR="5DE8B557">
        <w:rPr>
          <w:rFonts w:ascii="Times New Roman" w:hAnsi="Times New Roman" w:eastAsia="Times New Roman" w:cs="Times New Roman"/>
          <w:sz w:val="24"/>
          <w:szCs w:val="24"/>
        </w:rPr>
        <w:t xml:space="preserve"> could lead to the creation of TDO2 as a no</w:t>
      </w:r>
      <w:r w:rsidRPr="2D2C6F9D" w:rsidR="002A4C0C">
        <w:rPr>
          <w:rFonts w:ascii="Times New Roman" w:hAnsi="Times New Roman" w:eastAsia="Times New Roman" w:cs="Times New Roman"/>
          <w:sz w:val="24"/>
          <w:szCs w:val="24"/>
        </w:rPr>
        <w:t xml:space="preserve">vel target </w:t>
      </w:r>
      <w:r w:rsidRPr="2D2C6F9D" w:rsidR="3242241B">
        <w:rPr>
          <w:rFonts w:ascii="Times New Roman" w:hAnsi="Times New Roman" w:eastAsia="Times New Roman" w:cs="Times New Roman"/>
          <w:sz w:val="24"/>
          <w:szCs w:val="24"/>
        </w:rPr>
        <w:t xml:space="preserve">in </w:t>
      </w:r>
      <w:r w:rsidRPr="2D2C6F9D" w:rsidR="002A4C0C">
        <w:rPr>
          <w:rFonts w:ascii="Times New Roman" w:hAnsi="Times New Roman" w:eastAsia="Times New Roman" w:cs="Times New Roman"/>
          <w:sz w:val="24"/>
          <w:szCs w:val="24"/>
        </w:rPr>
        <w:t xml:space="preserve">breast cancer </w:t>
      </w:r>
      <w:r w:rsidRPr="2D2C6F9D" w:rsidR="03AD2BC0">
        <w:rPr>
          <w:rFonts w:ascii="Times New Roman" w:hAnsi="Times New Roman" w:eastAsia="Times New Roman" w:cs="Times New Roman"/>
          <w:sz w:val="24"/>
          <w:szCs w:val="24"/>
        </w:rPr>
        <w:t>treatments and immunotherapy</w:t>
      </w:r>
      <w:r w:rsidRPr="2D2C6F9D" w:rsidR="002A4C0C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310835B7" w:rsidP="69B19808" w:rsidRDefault="310835B7" w14:paraId="33BC083F" w14:textId="295B5659">
      <w:pPr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38A52F7D" wp14:editId="0AB1D1BC">
            <wp:extent cx="5133976" cy="3262214"/>
            <wp:effectExtent l="0" t="0" r="0" b="1905"/>
            <wp:docPr id="1059463490" name="Picture 1059463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46349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6" cy="326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E5B5B" w:rsidP="2D2C6F9D" w:rsidRDefault="0E9E5B5B" w14:paraId="3BA53C7C" w14:textId="2CAF820A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</w:rPr>
      </w:pPr>
      <w:r w:rsidRPr="2D2C6F9D"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</w:rPr>
        <w:t xml:space="preserve">Figure </w:t>
      </w:r>
      <w:r w:rsidRPr="2D2C6F9D" w:rsidR="632AB4DC"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</w:rPr>
        <w:t>2</w:t>
      </w:r>
      <w:r w:rsidRPr="2D2C6F9D"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</w:rPr>
        <w:t>. Kynurenine Pathway</w:t>
      </w:r>
      <w:r w:rsidRPr="2D2C6F9D" w:rsidR="008C0967"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</w:rPr>
        <w:t xml:space="preserve"> and t</w:t>
      </w:r>
      <w:r w:rsidRPr="2D2C6F9D" w:rsidR="002A4C0C"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</w:rPr>
        <w:t xml:space="preserve">he </w:t>
      </w:r>
      <w:r w:rsidRPr="2D2C6F9D"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</w:rPr>
        <w:t>effects</w:t>
      </w:r>
      <w:r w:rsidRPr="2D2C6F9D" w:rsidR="002A4C0C"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</w:rPr>
        <w:t xml:space="preserve"> of kynurenine</w:t>
      </w:r>
      <w:r w:rsidRPr="2D2C6F9D" w:rsidR="008C0967"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</w:rPr>
        <w:t xml:space="preserve"> accumulation </w:t>
      </w:r>
      <w:r w:rsidRPr="2D2C6F9D" w:rsidR="002A4C0C"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</w:rPr>
        <w:t>and tryptophan</w:t>
      </w:r>
      <w:r w:rsidRPr="2D2C6F9D" w:rsidR="6781DC71"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2D2C6F9D" w:rsidR="008C0967"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</w:rPr>
        <w:t xml:space="preserve">depletion </w:t>
      </w:r>
      <w:r w:rsidRPr="2D2C6F9D" w:rsidR="002A4C0C"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</w:rPr>
        <w:t>on T cell</w:t>
      </w:r>
      <w:r w:rsidRPr="2D2C6F9D" w:rsidR="2A053833"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</w:rPr>
        <w:t xml:space="preserve"> growth, tumor growth,</w:t>
      </w:r>
      <w:r w:rsidRPr="2D2C6F9D" w:rsidR="002A4C0C"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</w:rPr>
        <w:t xml:space="preserve"> and pathogen growth</w:t>
      </w:r>
      <w:r w:rsidRPr="2D2C6F9D" w:rsidR="6781DC71"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</w:rPr>
        <w:t>.</w:t>
      </w:r>
    </w:p>
    <w:p w:rsidR="00FE5D1C" w:rsidP="69B19808" w:rsidRDefault="00FE5D1C" w14:paraId="2C792E54" w14:textId="2EB05403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Previous studies indicate that TDO2 is involved in initiating late-stage breast cancer metastasis, facilitating </w:t>
      </w:r>
      <w:proofErr w:type="spellStart"/>
      <w:r w:rsidRPr="69B19808">
        <w:rPr>
          <w:rFonts w:ascii="Times New Roman" w:hAnsi="Times New Roman" w:eastAsia="Times New Roman" w:cs="Times New Roman"/>
          <w:sz w:val="24"/>
          <w:szCs w:val="24"/>
        </w:rPr>
        <w:t>anoikis</w:t>
      </w:r>
      <w:proofErr w:type="spellEnd"/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 resistance and cytotoxic T cells of the immune system, and inhibiting CD8 T cell proliferation (Greene 2018)</w:t>
      </w:r>
      <w:r w:rsidRPr="69B19808" w:rsidR="1FF86831">
        <w:rPr>
          <w:rFonts w:ascii="Times New Roman" w:hAnsi="Times New Roman" w:eastAsia="Times New Roman" w:cs="Times New Roman"/>
          <w:sz w:val="24"/>
          <w:szCs w:val="24"/>
        </w:rPr>
        <w:t>.</w:t>
      </w: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69B19808" w:rsidR="1D106FAC">
        <w:rPr>
          <w:rFonts w:ascii="Times New Roman" w:hAnsi="Times New Roman" w:eastAsia="Times New Roman" w:cs="Times New Roman"/>
          <w:sz w:val="24"/>
          <w:szCs w:val="24"/>
        </w:rPr>
        <w:t>A</w:t>
      </w:r>
      <w:r w:rsidRPr="69B19808" w:rsidR="45C52374">
        <w:rPr>
          <w:rFonts w:ascii="Times New Roman" w:hAnsi="Times New Roman" w:eastAsia="Times New Roman" w:cs="Times New Roman"/>
          <w:sz w:val="24"/>
          <w:szCs w:val="24"/>
        </w:rPr>
        <w:t>noikis</w:t>
      </w:r>
      <w:proofErr w:type="spellEnd"/>
      <w:r w:rsidRPr="69B19808" w:rsidR="1D106FAC">
        <w:rPr>
          <w:rFonts w:ascii="Times New Roman" w:hAnsi="Times New Roman" w:eastAsia="Times New Roman" w:cs="Times New Roman"/>
          <w:sz w:val="24"/>
          <w:szCs w:val="24"/>
        </w:rPr>
        <w:t xml:space="preserve"> is</w:t>
      </w:r>
      <w:r w:rsidRPr="69B19808" w:rsidR="45C52374">
        <w:rPr>
          <w:rFonts w:ascii="Times New Roman" w:hAnsi="Times New Roman" w:eastAsia="Times New Roman" w:cs="Times New Roman"/>
          <w:sz w:val="24"/>
          <w:szCs w:val="24"/>
        </w:rPr>
        <w:t xml:space="preserve"> a programmed cell death process where normal epithelial cells are </w:t>
      </w:r>
      <w:r w:rsidRPr="69B19808" w:rsidR="00C42186">
        <w:rPr>
          <w:rFonts w:ascii="Times New Roman" w:hAnsi="Times New Roman" w:eastAsia="Times New Roman" w:cs="Times New Roman"/>
          <w:sz w:val="24"/>
          <w:szCs w:val="24"/>
        </w:rPr>
        <w:t>set</w:t>
      </w:r>
      <w:r w:rsidRPr="69B19808" w:rsidR="45C52374">
        <w:rPr>
          <w:rFonts w:ascii="Times New Roman" w:hAnsi="Times New Roman" w:eastAsia="Times New Roman" w:cs="Times New Roman"/>
          <w:sz w:val="24"/>
          <w:szCs w:val="24"/>
        </w:rPr>
        <w:t xml:space="preserve"> to undergo apoptosis, or cell death, once detached from the </w:t>
      </w:r>
      <w:r w:rsidRPr="69B19808" w:rsidR="4B9A48CA">
        <w:rPr>
          <w:rFonts w:ascii="Times New Roman" w:hAnsi="Times New Roman" w:eastAsia="Times New Roman" w:cs="Times New Roman"/>
          <w:sz w:val="24"/>
          <w:szCs w:val="24"/>
        </w:rPr>
        <w:t>breast</w:t>
      </w:r>
      <w:r w:rsidRPr="69B19808" w:rsidR="45C52374">
        <w:rPr>
          <w:rFonts w:ascii="Times New Roman" w:hAnsi="Times New Roman" w:eastAsia="Times New Roman" w:cs="Times New Roman"/>
          <w:sz w:val="24"/>
          <w:szCs w:val="24"/>
        </w:rPr>
        <w:t xml:space="preserve"> (D’Amato 2015)</w:t>
      </w:r>
      <w:r w:rsidRPr="69B19808" w:rsidR="01184792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69B19808" w:rsidR="4275D07E">
        <w:rPr>
          <w:rFonts w:ascii="Times New Roman" w:hAnsi="Times New Roman" w:eastAsia="Times New Roman" w:cs="Times New Roman"/>
          <w:sz w:val="24"/>
          <w:szCs w:val="24"/>
        </w:rPr>
        <w:t xml:space="preserve">Because cancer cells are faced with </w:t>
      </w:r>
      <w:proofErr w:type="spellStart"/>
      <w:r w:rsidRPr="69B19808" w:rsidR="4275D07E">
        <w:rPr>
          <w:rFonts w:ascii="Times New Roman" w:hAnsi="Times New Roman" w:eastAsia="Times New Roman" w:cs="Times New Roman"/>
          <w:sz w:val="24"/>
          <w:szCs w:val="24"/>
        </w:rPr>
        <w:t>anoikis</w:t>
      </w:r>
      <w:proofErr w:type="spellEnd"/>
      <w:r w:rsidRPr="69B19808" w:rsidR="7AB41F4B">
        <w:rPr>
          <w:rFonts w:ascii="Times New Roman" w:hAnsi="Times New Roman" w:eastAsia="Times New Roman" w:cs="Times New Roman"/>
          <w:sz w:val="24"/>
          <w:szCs w:val="24"/>
        </w:rPr>
        <w:t xml:space="preserve"> after detachment</w:t>
      </w:r>
      <w:r w:rsidRPr="69B19808" w:rsidR="4275D07E">
        <w:rPr>
          <w:rFonts w:ascii="Times New Roman" w:hAnsi="Times New Roman" w:eastAsia="Times New Roman" w:cs="Times New Roman"/>
          <w:sz w:val="24"/>
          <w:szCs w:val="24"/>
        </w:rPr>
        <w:t xml:space="preserve">, they must form </w:t>
      </w:r>
      <w:proofErr w:type="spellStart"/>
      <w:r w:rsidRPr="69B19808" w:rsidR="4275D07E">
        <w:rPr>
          <w:rFonts w:ascii="Times New Roman" w:hAnsi="Times New Roman" w:eastAsia="Times New Roman" w:cs="Times New Roman"/>
          <w:sz w:val="24"/>
          <w:szCs w:val="24"/>
        </w:rPr>
        <w:t>a</w:t>
      </w:r>
      <w:r w:rsidRPr="69B19808" w:rsidR="01184792">
        <w:rPr>
          <w:rFonts w:ascii="Times New Roman" w:hAnsi="Times New Roman" w:eastAsia="Times New Roman" w:cs="Times New Roman"/>
          <w:sz w:val="24"/>
          <w:szCs w:val="24"/>
        </w:rPr>
        <w:t>noikis</w:t>
      </w:r>
      <w:proofErr w:type="spellEnd"/>
      <w:r w:rsidRPr="69B19808" w:rsidR="01184792">
        <w:rPr>
          <w:rFonts w:ascii="Times New Roman" w:hAnsi="Times New Roman" w:eastAsia="Times New Roman" w:cs="Times New Roman"/>
          <w:sz w:val="24"/>
          <w:szCs w:val="24"/>
        </w:rPr>
        <w:t xml:space="preserve"> resistance </w:t>
      </w:r>
      <w:r w:rsidRPr="69B19808" w:rsidR="5237C117">
        <w:rPr>
          <w:rFonts w:ascii="Times New Roman" w:hAnsi="Times New Roman" w:eastAsia="Times New Roman" w:cs="Times New Roman"/>
          <w:sz w:val="24"/>
          <w:szCs w:val="24"/>
        </w:rPr>
        <w:t>in order to survive</w:t>
      </w:r>
      <w:r w:rsidRPr="69B19808" w:rsidR="0F9CE42F">
        <w:rPr>
          <w:rFonts w:ascii="Times New Roman" w:hAnsi="Times New Roman" w:eastAsia="Times New Roman" w:cs="Times New Roman"/>
          <w:sz w:val="24"/>
          <w:szCs w:val="24"/>
        </w:rPr>
        <w:t>. Thus,</w:t>
      </w:r>
      <w:r w:rsidRPr="69B19808" w:rsidR="3A816AAB">
        <w:rPr>
          <w:rFonts w:ascii="Times New Roman" w:hAnsi="Times New Roman" w:eastAsia="Times New Roman" w:cs="Times New Roman"/>
          <w:sz w:val="24"/>
          <w:szCs w:val="24"/>
        </w:rPr>
        <w:t xml:space="preserve"> as cancer cells circulate the body, tumor metastasi</w:t>
      </w:r>
      <w:r w:rsidRPr="69B19808" w:rsidR="6F5E1F71">
        <w:rPr>
          <w:rFonts w:ascii="Times New Roman" w:hAnsi="Times New Roman" w:eastAsia="Times New Roman" w:cs="Times New Roman"/>
          <w:sz w:val="24"/>
          <w:szCs w:val="24"/>
        </w:rPr>
        <w:t>s is formed</w:t>
      </w:r>
      <w:r w:rsidRPr="69B19808" w:rsidR="59A40B1C">
        <w:rPr>
          <w:rFonts w:ascii="Times New Roman" w:hAnsi="Times New Roman" w:eastAsia="Times New Roman" w:cs="Times New Roman"/>
          <w:sz w:val="24"/>
          <w:szCs w:val="24"/>
        </w:rPr>
        <w:t xml:space="preserve"> (Kim 2012)</w:t>
      </w:r>
      <w:r w:rsidRPr="69B19808" w:rsidR="3A816AAB">
        <w:rPr>
          <w:rFonts w:ascii="Times New Roman" w:hAnsi="Times New Roman" w:eastAsia="Times New Roman" w:cs="Times New Roman"/>
          <w:sz w:val="24"/>
          <w:szCs w:val="24"/>
        </w:rPr>
        <w:t>.</w:t>
      </w:r>
      <w:r w:rsidRPr="69B19808" w:rsidR="00BB3E7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5B39CAD4">
        <w:rPr>
          <w:rFonts w:ascii="Times New Roman" w:hAnsi="Times New Roman" w:eastAsia="Times New Roman" w:cs="Times New Roman"/>
          <w:sz w:val="24"/>
          <w:szCs w:val="24"/>
        </w:rPr>
        <w:t xml:space="preserve">These studies indicate that </w:t>
      </w:r>
      <w:r w:rsidRPr="69B19808" w:rsidR="645034AF">
        <w:rPr>
          <w:rFonts w:ascii="Times New Roman" w:hAnsi="Times New Roman" w:eastAsia="Times New Roman" w:cs="Times New Roman"/>
          <w:sz w:val="24"/>
          <w:szCs w:val="24"/>
        </w:rPr>
        <w:t>TDO2</w:t>
      </w:r>
      <w:r w:rsidRPr="69B19808" w:rsidR="5B39CAD4">
        <w:rPr>
          <w:rFonts w:ascii="Times New Roman" w:hAnsi="Times New Roman" w:eastAsia="Times New Roman" w:cs="Times New Roman"/>
          <w:sz w:val="24"/>
          <w:szCs w:val="24"/>
        </w:rPr>
        <w:t xml:space="preserve"> is a promising immunotherapy target for breast ca</w:t>
      </w:r>
      <w:r w:rsidRPr="69B19808" w:rsidR="7EFE0933">
        <w:rPr>
          <w:rFonts w:ascii="Times New Roman" w:hAnsi="Times New Roman" w:eastAsia="Times New Roman" w:cs="Times New Roman"/>
          <w:sz w:val="24"/>
          <w:szCs w:val="24"/>
        </w:rPr>
        <w:t xml:space="preserve">ncer, although its specific role and </w:t>
      </w:r>
      <w:r w:rsidRPr="69B19808" w:rsidR="6B2DD939">
        <w:rPr>
          <w:rFonts w:ascii="Times New Roman" w:hAnsi="Times New Roman" w:eastAsia="Times New Roman" w:cs="Times New Roman"/>
          <w:sz w:val="24"/>
          <w:szCs w:val="24"/>
        </w:rPr>
        <w:t>relation</w:t>
      </w:r>
      <w:r w:rsidRPr="69B19808" w:rsidR="7EFE0933">
        <w:rPr>
          <w:rFonts w:ascii="Times New Roman" w:hAnsi="Times New Roman" w:eastAsia="Times New Roman" w:cs="Times New Roman"/>
          <w:sz w:val="24"/>
          <w:szCs w:val="24"/>
        </w:rPr>
        <w:t xml:space="preserve"> with immune infiltrat</w:t>
      </w:r>
      <w:r w:rsidRPr="69B19808" w:rsidR="38320F0D">
        <w:rPr>
          <w:rFonts w:ascii="Times New Roman" w:hAnsi="Times New Roman" w:eastAsia="Times New Roman" w:cs="Times New Roman"/>
          <w:sz w:val="24"/>
          <w:szCs w:val="24"/>
        </w:rPr>
        <w:t>ion remains</w:t>
      </w:r>
      <w:r w:rsidRPr="69B19808" w:rsidR="7EFE0933">
        <w:rPr>
          <w:rFonts w:ascii="Times New Roman" w:hAnsi="Times New Roman" w:eastAsia="Times New Roman" w:cs="Times New Roman"/>
          <w:sz w:val="24"/>
          <w:szCs w:val="24"/>
        </w:rPr>
        <w:t xml:space="preserve"> unc</w:t>
      </w:r>
      <w:r w:rsidRPr="69B19808" w:rsidR="07CABD89">
        <w:rPr>
          <w:rFonts w:ascii="Times New Roman" w:hAnsi="Times New Roman" w:eastAsia="Times New Roman" w:cs="Times New Roman"/>
          <w:sz w:val="24"/>
          <w:szCs w:val="24"/>
        </w:rPr>
        <w:t>lear</w:t>
      </w:r>
      <w:r w:rsidRPr="69B19808" w:rsidR="7EFE0933">
        <w:rPr>
          <w:rFonts w:ascii="Times New Roman" w:hAnsi="Times New Roman" w:eastAsia="Times New Roman" w:cs="Times New Roman"/>
          <w:sz w:val="24"/>
          <w:szCs w:val="24"/>
        </w:rPr>
        <w:t>.</w:t>
      </w:r>
      <w:r w:rsidRPr="69B19808" w:rsidR="041C8B6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505FC43C" w:rsidP="69B19808" w:rsidRDefault="00FE5D1C" w14:paraId="2FBEEA34" w14:textId="4CEC8CD6">
      <w:pPr>
        <w:spacing w:line="36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 w:rsidRPr="7C055B5B" w:rsidR="00FE5D1C">
        <w:rPr>
          <w:rFonts w:ascii="Times New Roman" w:hAnsi="Times New Roman" w:eastAsia="Times New Roman" w:cs="Times New Roman"/>
          <w:sz w:val="24"/>
          <w:szCs w:val="24"/>
        </w:rPr>
        <w:t>Despite the plethora of studies that have establis</w:t>
      </w:r>
      <w:r w:rsidRPr="7C055B5B" w:rsidR="00B23F6B">
        <w:rPr>
          <w:rFonts w:ascii="Times New Roman" w:hAnsi="Times New Roman" w:eastAsia="Times New Roman" w:cs="Times New Roman"/>
          <w:sz w:val="24"/>
          <w:szCs w:val="24"/>
        </w:rPr>
        <w:t>hed</w:t>
      </w:r>
      <w:r w:rsidRPr="7C055B5B" w:rsidR="00FE5D1C">
        <w:rPr>
          <w:rFonts w:ascii="Times New Roman" w:hAnsi="Times New Roman" w:eastAsia="Times New Roman" w:cs="Times New Roman"/>
          <w:sz w:val="24"/>
          <w:szCs w:val="24"/>
        </w:rPr>
        <w:t xml:space="preserve"> TDO2’s role in activating immunosuppression in cancers, there is a lack of studies that directly examine the effect TDO2 </w:t>
      </w:r>
      <w:r w:rsidRPr="7C055B5B" w:rsidR="00FE5D1C">
        <w:rPr>
          <w:rFonts w:ascii="Times New Roman" w:hAnsi="Times New Roman" w:eastAsia="Times New Roman" w:cs="Times New Roman"/>
          <w:sz w:val="24"/>
          <w:szCs w:val="24"/>
        </w:rPr>
        <w:t>may have on TNBC patient outcomes</w:t>
      </w:r>
      <w:r w:rsidRPr="7C055B5B" w:rsidR="00FE5D1C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. </w:t>
      </w:r>
      <w:r w:rsidRPr="7C055B5B" w:rsidR="49D24C7B">
        <w:rPr>
          <w:rFonts w:ascii="Times New Roman" w:hAnsi="Times New Roman" w:eastAsia="Times New Roman" w:cs="Times New Roman"/>
          <w:sz w:val="24"/>
          <w:szCs w:val="24"/>
        </w:rPr>
        <w:t>P</w:t>
      </w:r>
      <w:r w:rsidRPr="7C055B5B" w:rsidR="5A921429">
        <w:rPr>
          <w:rFonts w:ascii="Times New Roman" w:hAnsi="Times New Roman" w:eastAsia="Times New Roman" w:cs="Times New Roman"/>
          <w:sz w:val="24"/>
          <w:szCs w:val="24"/>
        </w:rPr>
        <w:t xml:space="preserve">revious literature </w:t>
      </w:r>
      <w:r w:rsidRPr="7C055B5B" w:rsidR="7A7204F4">
        <w:rPr>
          <w:rFonts w:ascii="Times New Roman" w:hAnsi="Times New Roman" w:eastAsia="Times New Roman" w:cs="Times New Roman"/>
          <w:sz w:val="24"/>
          <w:szCs w:val="24"/>
        </w:rPr>
        <w:t xml:space="preserve">has </w:t>
      </w:r>
      <w:r w:rsidRPr="7C055B5B" w:rsidR="5A921429">
        <w:rPr>
          <w:rFonts w:ascii="Times New Roman" w:hAnsi="Times New Roman" w:eastAsia="Times New Roman" w:cs="Times New Roman"/>
          <w:sz w:val="24"/>
          <w:szCs w:val="24"/>
        </w:rPr>
        <w:t>demonstrate</w:t>
      </w:r>
      <w:r w:rsidRPr="7C055B5B" w:rsidR="62DD43BA">
        <w:rPr>
          <w:rFonts w:ascii="Times New Roman" w:hAnsi="Times New Roman" w:eastAsia="Times New Roman" w:cs="Times New Roman"/>
          <w:sz w:val="24"/>
          <w:szCs w:val="24"/>
        </w:rPr>
        <w:t>d</w:t>
      </w:r>
      <w:r w:rsidRPr="7C055B5B" w:rsidR="5A92142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6846A609">
        <w:rPr>
          <w:rFonts w:ascii="Times New Roman" w:hAnsi="Times New Roman" w:eastAsia="Times New Roman" w:cs="Times New Roman"/>
          <w:sz w:val="24"/>
          <w:szCs w:val="24"/>
        </w:rPr>
        <w:t xml:space="preserve">that </w:t>
      </w:r>
      <w:r w:rsidRPr="7C055B5B" w:rsidR="5A921429">
        <w:rPr>
          <w:rFonts w:ascii="Times New Roman" w:hAnsi="Times New Roman" w:eastAsia="Times New Roman" w:cs="Times New Roman"/>
          <w:sz w:val="24"/>
          <w:szCs w:val="24"/>
        </w:rPr>
        <w:t>TDO2</w:t>
      </w:r>
      <w:r w:rsidRPr="7C055B5B" w:rsidR="5036EF16">
        <w:rPr>
          <w:rFonts w:ascii="Times New Roman" w:hAnsi="Times New Roman" w:eastAsia="Times New Roman" w:cs="Times New Roman"/>
          <w:sz w:val="24"/>
          <w:szCs w:val="24"/>
        </w:rPr>
        <w:t xml:space="preserve"> has great </w:t>
      </w:r>
      <w:r w:rsidRPr="7C055B5B" w:rsidR="6E5D46ED">
        <w:rPr>
          <w:rFonts w:ascii="Times New Roman" w:hAnsi="Times New Roman" w:eastAsia="Times New Roman" w:cs="Times New Roman"/>
          <w:sz w:val="24"/>
          <w:szCs w:val="24"/>
        </w:rPr>
        <w:t xml:space="preserve">potential as an immunotherapy target in </w:t>
      </w:r>
      <w:r w:rsidRPr="7C055B5B" w:rsidR="5A921429">
        <w:rPr>
          <w:rFonts w:ascii="Times New Roman" w:hAnsi="Times New Roman" w:eastAsia="Times New Roman" w:cs="Times New Roman"/>
          <w:sz w:val="24"/>
          <w:szCs w:val="24"/>
        </w:rPr>
        <w:t>TNBC</w:t>
      </w:r>
      <w:r w:rsidRPr="7C055B5B" w:rsidR="009A0314">
        <w:rPr>
          <w:rFonts w:ascii="Times New Roman" w:hAnsi="Times New Roman" w:eastAsia="Times New Roman" w:cs="Times New Roman"/>
          <w:sz w:val="24"/>
          <w:szCs w:val="24"/>
        </w:rPr>
        <w:t xml:space="preserve"> and </w:t>
      </w:r>
      <w:r w:rsidRPr="7C055B5B" w:rsidR="193E582E">
        <w:rPr>
          <w:rFonts w:ascii="Times New Roman" w:hAnsi="Times New Roman" w:eastAsia="Times New Roman" w:cs="Times New Roman"/>
          <w:sz w:val="24"/>
          <w:szCs w:val="24"/>
        </w:rPr>
        <w:t>that T</w:t>
      </w:r>
      <w:r w:rsidRPr="7C055B5B" w:rsidR="193E582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NBC patients still suffer from clinical outcomes like early relapse </w:t>
      </w:r>
      <w:r w:rsidRPr="7C055B5B" w:rsidR="2AACFE2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and</w:t>
      </w:r>
      <w:r w:rsidRPr="7C055B5B" w:rsidR="193E582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metastasis</w:t>
      </w:r>
      <w:r w:rsidRPr="7C055B5B" w:rsidR="1FC0B1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(Park 2018)</w:t>
      </w:r>
      <w:r w:rsidRPr="7C055B5B" w:rsidR="5D6C6B3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 Thus</w:t>
      </w:r>
      <w:r w:rsidRPr="7C055B5B" w:rsidR="68C94969">
        <w:rPr>
          <w:rFonts w:ascii="Times New Roman" w:hAnsi="Times New Roman" w:eastAsia="Times New Roman" w:cs="Times New Roman"/>
          <w:sz w:val="24"/>
          <w:szCs w:val="24"/>
        </w:rPr>
        <w:t>,</w:t>
      </w:r>
      <w:r w:rsidRPr="7C055B5B" w:rsidR="041C8B6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commentRangeStart w:id="8"/>
      <w:r w:rsidRPr="7C055B5B" w:rsidR="387BF958">
        <w:rPr>
          <w:rFonts w:ascii="Times New Roman" w:hAnsi="Times New Roman" w:eastAsia="Times New Roman" w:cs="Times New Roman"/>
          <w:sz w:val="24"/>
          <w:szCs w:val="24"/>
        </w:rPr>
        <w:t xml:space="preserve">I </w:t>
      </w:r>
      <w:r w:rsidRPr="7C055B5B" w:rsidR="041C8B65">
        <w:rPr>
          <w:rFonts w:ascii="Times New Roman" w:hAnsi="Times New Roman" w:eastAsia="Times New Roman" w:cs="Times New Roman"/>
          <w:sz w:val="24"/>
          <w:szCs w:val="24"/>
        </w:rPr>
        <w:t>hypothesize that</w:t>
      </w:r>
      <w:r w:rsidRPr="7C055B5B" w:rsidR="5EB3B0D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645034AF">
        <w:rPr>
          <w:rFonts w:ascii="Times New Roman" w:hAnsi="Times New Roman" w:eastAsia="Times New Roman" w:cs="Times New Roman"/>
          <w:sz w:val="24"/>
          <w:szCs w:val="24"/>
        </w:rPr>
        <w:t>TDO2</w:t>
      </w:r>
      <w:r w:rsidRPr="7C055B5B" w:rsidR="5EB3B0D5">
        <w:rPr>
          <w:rFonts w:ascii="Times New Roman" w:hAnsi="Times New Roman" w:eastAsia="Times New Roman" w:cs="Times New Roman"/>
          <w:sz w:val="24"/>
          <w:szCs w:val="24"/>
        </w:rPr>
        <w:t xml:space="preserve"> expression in TNBC will be</w:t>
      </w:r>
      <w:r w:rsidRPr="7C055B5B" w:rsidR="1B44FE5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401AA16A">
        <w:rPr>
          <w:rFonts w:ascii="Times New Roman" w:hAnsi="Times New Roman" w:eastAsia="Times New Roman" w:cs="Times New Roman"/>
          <w:sz w:val="24"/>
          <w:szCs w:val="24"/>
        </w:rPr>
        <w:t xml:space="preserve">higher than </w:t>
      </w:r>
      <w:r w:rsidRPr="7C055B5B" w:rsidR="645034AF">
        <w:rPr>
          <w:rFonts w:ascii="Times New Roman" w:hAnsi="Times New Roman" w:eastAsia="Times New Roman" w:cs="Times New Roman"/>
          <w:sz w:val="24"/>
          <w:szCs w:val="24"/>
        </w:rPr>
        <w:t>TDO2</w:t>
      </w:r>
      <w:r w:rsidRPr="7C055B5B" w:rsidR="401AA16A">
        <w:rPr>
          <w:rFonts w:ascii="Times New Roman" w:hAnsi="Times New Roman" w:eastAsia="Times New Roman" w:cs="Times New Roman"/>
          <w:sz w:val="24"/>
          <w:szCs w:val="24"/>
        </w:rPr>
        <w:t xml:space="preserve"> in non-TNBC</w:t>
      </w:r>
      <w:r w:rsidRPr="7C055B5B" w:rsidR="235142A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299AC32A">
        <w:rPr>
          <w:rFonts w:ascii="Times New Roman" w:hAnsi="Times New Roman" w:eastAsia="Times New Roman" w:cs="Times New Roman"/>
          <w:sz w:val="24"/>
          <w:szCs w:val="24"/>
        </w:rPr>
        <w:t>and</w:t>
      </w:r>
      <w:r w:rsidRPr="7C055B5B" w:rsidR="5F581836">
        <w:rPr>
          <w:rFonts w:ascii="Times New Roman" w:hAnsi="Times New Roman" w:eastAsia="Times New Roman" w:cs="Times New Roman"/>
          <w:sz w:val="24"/>
          <w:szCs w:val="24"/>
        </w:rPr>
        <w:t xml:space="preserve"> higher in</w:t>
      </w:r>
      <w:r w:rsidRPr="7C055B5B" w:rsidR="299AC32A">
        <w:rPr>
          <w:rFonts w:ascii="Times New Roman" w:hAnsi="Times New Roman" w:eastAsia="Times New Roman" w:cs="Times New Roman"/>
          <w:sz w:val="24"/>
          <w:szCs w:val="24"/>
        </w:rPr>
        <w:t xml:space="preserve"> worse </w:t>
      </w:r>
      <w:r w:rsidRPr="7C055B5B" w:rsidR="092BB248">
        <w:rPr>
          <w:rFonts w:ascii="Times New Roman" w:hAnsi="Times New Roman" w:eastAsia="Times New Roman" w:cs="Times New Roman"/>
          <w:sz w:val="24"/>
          <w:szCs w:val="24"/>
        </w:rPr>
        <w:t>recurrence-free surv</w:t>
      </w:r>
      <w:r w:rsidRPr="7C055B5B" w:rsidR="01614AF0">
        <w:rPr>
          <w:rFonts w:ascii="Times New Roman" w:hAnsi="Times New Roman" w:eastAsia="Times New Roman" w:cs="Times New Roman"/>
          <w:sz w:val="24"/>
          <w:szCs w:val="24"/>
        </w:rPr>
        <w:t>i</w:t>
      </w:r>
      <w:r w:rsidRPr="7C055B5B" w:rsidR="092BB248">
        <w:rPr>
          <w:rFonts w:ascii="Times New Roman" w:hAnsi="Times New Roman" w:eastAsia="Times New Roman" w:cs="Times New Roman"/>
          <w:sz w:val="24"/>
          <w:szCs w:val="24"/>
        </w:rPr>
        <w:t>val</w:t>
      </w:r>
      <w:commentRangeEnd w:id="8"/>
      <w:r>
        <w:rPr>
          <w:rStyle w:val="CommentReference"/>
        </w:rPr>
        <w:commentReference w:id="8"/>
      </w:r>
      <w:r w:rsidRPr="7C055B5B" w:rsidR="5EB3B0D5">
        <w:rPr>
          <w:rFonts w:ascii="Times New Roman" w:hAnsi="Times New Roman" w:eastAsia="Times New Roman" w:cs="Times New Roman"/>
          <w:sz w:val="24"/>
          <w:szCs w:val="24"/>
        </w:rPr>
        <w:t>.</w:t>
      </w:r>
      <w:r w:rsidRPr="7C055B5B" w:rsidR="00FE5D1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52DC9382">
        <w:rPr>
          <w:rFonts w:ascii="Times New Roman" w:hAnsi="Times New Roman" w:eastAsia="Times New Roman" w:cs="Times New Roman"/>
          <w:sz w:val="24"/>
          <w:szCs w:val="24"/>
        </w:rPr>
        <w:t xml:space="preserve">The goal of </w:t>
      </w:r>
      <w:r w:rsidRPr="7C055B5B" w:rsidR="34ADD7D3">
        <w:rPr>
          <w:rFonts w:ascii="Times New Roman" w:hAnsi="Times New Roman" w:eastAsia="Times New Roman" w:cs="Times New Roman"/>
          <w:sz w:val="24"/>
          <w:szCs w:val="24"/>
        </w:rPr>
        <w:t>th</w:t>
      </w:r>
      <w:r w:rsidRPr="7C055B5B" w:rsidR="1A22C3C9">
        <w:rPr>
          <w:rFonts w:ascii="Times New Roman" w:hAnsi="Times New Roman" w:eastAsia="Times New Roman" w:cs="Times New Roman"/>
          <w:sz w:val="24"/>
          <w:szCs w:val="24"/>
        </w:rPr>
        <w:t>is</w:t>
      </w:r>
      <w:r w:rsidRPr="7C055B5B" w:rsidR="52DC9382">
        <w:rPr>
          <w:rFonts w:ascii="Times New Roman" w:hAnsi="Times New Roman" w:eastAsia="Times New Roman" w:cs="Times New Roman"/>
          <w:sz w:val="24"/>
          <w:szCs w:val="24"/>
        </w:rPr>
        <w:t xml:space="preserve"> study is to </w:t>
      </w:r>
      <w:r w:rsidRPr="7C055B5B" w:rsidR="1D106FAC">
        <w:rPr>
          <w:rFonts w:ascii="Times New Roman" w:hAnsi="Times New Roman" w:eastAsia="Times New Roman" w:cs="Times New Roman"/>
          <w:sz w:val="24"/>
          <w:szCs w:val="24"/>
        </w:rPr>
        <w:t>determine</w:t>
      </w:r>
      <w:r w:rsidRPr="7C055B5B" w:rsidR="52DC9382">
        <w:rPr>
          <w:rFonts w:ascii="Times New Roman" w:hAnsi="Times New Roman" w:eastAsia="Times New Roman" w:cs="Times New Roman"/>
          <w:sz w:val="24"/>
          <w:szCs w:val="24"/>
        </w:rPr>
        <w:t xml:space="preserve"> the expression of </w:t>
      </w:r>
      <w:r w:rsidRPr="7C055B5B" w:rsidR="645034AF">
        <w:rPr>
          <w:rFonts w:ascii="Times New Roman" w:hAnsi="Times New Roman" w:eastAsia="Times New Roman" w:cs="Times New Roman"/>
          <w:sz w:val="24"/>
          <w:szCs w:val="24"/>
        </w:rPr>
        <w:t>TDO2</w:t>
      </w:r>
      <w:r w:rsidRPr="7C055B5B" w:rsidR="52DC9382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r w:rsidRPr="7C055B5B" w:rsidR="00FE5D1C">
        <w:rPr>
          <w:rFonts w:ascii="Times New Roman" w:hAnsi="Times New Roman" w:eastAsia="Times New Roman" w:cs="Times New Roman"/>
          <w:sz w:val="24"/>
          <w:szCs w:val="24"/>
        </w:rPr>
        <w:t>b</w:t>
      </w:r>
      <w:r w:rsidRPr="7C055B5B" w:rsidR="6D670E01">
        <w:rPr>
          <w:rFonts w:ascii="Times New Roman" w:hAnsi="Times New Roman" w:eastAsia="Times New Roman" w:cs="Times New Roman"/>
          <w:sz w:val="24"/>
          <w:szCs w:val="24"/>
        </w:rPr>
        <w:t xml:space="preserve">reast </w:t>
      </w:r>
      <w:r w:rsidRPr="7C055B5B" w:rsidR="00FE5D1C">
        <w:rPr>
          <w:rFonts w:ascii="Times New Roman" w:hAnsi="Times New Roman" w:eastAsia="Times New Roman" w:cs="Times New Roman"/>
          <w:sz w:val="24"/>
          <w:szCs w:val="24"/>
        </w:rPr>
        <w:t>c</w:t>
      </w:r>
      <w:r w:rsidRPr="7C055B5B" w:rsidR="4DE041B1">
        <w:rPr>
          <w:rFonts w:ascii="Times New Roman" w:hAnsi="Times New Roman" w:eastAsia="Times New Roman" w:cs="Times New Roman"/>
          <w:sz w:val="24"/>
          <w:szCs w:val="24"/>
        </w:rPr>
        <w:t xml:space="preserve">ancer </w:t>
      </w:r>
      <w:r w:rsidRPr="7C055B5B" w:rsidR="013297CB">
        <w:rPr>
          <w:rFonts w:ascii="Times New Roman" w:hAnsi="Times New Roman" w:eastAsia="Times New Roman" w:cs="Times New Roman"/>
          <w:sz w:val="24"/>
          <w:szCs w:val="24"/>
        </w:rPr>
        <w:t xml:space="preserve">by </w:t>
      </w:r>
      <w:r w:rsidRPr="7C055B5B" w:rsidR="52DC9382">
        <w:rPr>
          <w:rFonts w:ascii="Times New Roman" w:hAnsi="Times New Roman" w:eastAsia="Times New Roman" w:cs="Times New Roman"/>
          <w:sz w:val="24"/>
          <w:szCs w:val="24"/>
        </w:rPr>
        <w:t>us</w:t>
      </w:r>
      <w:r w:rsidRPr="7C055B5B" w:rsidR="4D55A5F8">
        <w:rPr>
          <w:rFonts w:ascii="Times New Roman" w:hAnsi="Times New Roman" w:eastAsia="Times New Roman" w:cs="Times New Roman"/>
          <w:sz w:val="24"/>
          <w:szCs w:val="24"/>
        </w:rPr>
        <w:t>ing</w:t>
      </w:r>
      <w:r w:rsidRPr="7C055B5B" w:rsidR="52DC9382">
        <w:rPr>
          <w:rFonts w:ascii="Times New Roman" w:hAnsi="Times New Roman" w:eastAsia="Times New Roman" w:cs="Times New Roman"/>
          <w:sz w:val="24"/>
          <w:szCs w:val="24"/>
        </w:rPr>
        <w:t xml:space="preserve"> transcriptome data </w:t>
      </w:r>
      <w:r w:rsidRPr="7C055B5B" w:rsidR="1D106FAC">
        <w:rPr>
          <w:rFonts w:ascii="Times New Roman" w:hAnsi="Times New Roman" w:eastAsia="Times New Roman" w:cs="Times New Roman"/>
          <w:sz w:val="24"/>
          <w:szCs w:val="24"/>
        </w:rPr>
        <w:t xml:space="preserve">to </w:t>
      </w:r>
      <w:r w:rsidRPr="7C055B5B" w:rsidR="52DC9382">
        <w:rPr>
          <w:rFonts w:ascii="Times New Roman" w:hAnsi="Times New Roman" w:eastAsia="Times New Roman" w:cs="Times New Roman"/>
          <w:sz w:val="24"/>
          <w:szCs w:val="24"/>
        </w:rPr>
        <w:t xml:space="preserve">explore the </w:t>
      </w:r>
      <w:r w:rsidRPr="7C055B5B" w:rsidR="1D106FAC">
        <w:rPr>
          <w:rFonts w:ascii="Times New Roman" w:hAnsi="Times New Roman" w:eastAsia="Times New Roman" w:cs="Times New Roman"/>
          <w:sz w:val="24"/>
          <w:szCs w:val="24"/>
        </w:rPr>
        <w:t>consequences of TDO2 expression on clinical outcomes</w:t>
      </w:r>
      <w:r w:rsidRPr="7C055B5B" w:rsidR="52DC9382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C055B5B" w:rsidP="7C055B5B" w:rsidRDefault="7C055B5B" w14:paraId="1F968BB9" w14:textId="45D1145C">
      <w:pPr>
        <w:pStyle w:val="Normal"/>
        <w:spacing w:line="360" w:lineRule="auto"/>
        <w:ind w:firstLine="720"/>
        <w:rPr>
          <w:rFonts w:ascii="Times New Roman" w:hAnsi="Times New Roman" w:eastAsia="Times New Roman" w:cs="Times New Roman"/>
          <w:sz w:val="24"/>
          <w:szCs w:val="24"/>
        </w:rPr>
      </w:pPr>
    </w:p>
    <w:p w:rsidR="5C07F014" w:rsidP="69B19808" w:rsidRDefault="604630A7" w14:paraId="78EB0432" w14:textId="7790BAF8">
      <w:pPr>
        <w:spacing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b/>
          <w:bCs/>
          <w:sz w:val="24"/>
          <w:szCs w:val="24"/>
        </w:rPr>
        <w:t>Methodology</w:t>
      </w:r>
    </w:p>
    <w:p w:rsidR="49AAE1D4" w:rsidP="69B19808" w:rsidRDefault="49AAE1D4" w14:paraId="1A3602BA" w14:textId="51383B42">
      <w:pPr>
        <w:spacing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i/>
          <w:iCs/>
          <w:sz w:val="24"/>
          <w:szCs w:val="24"/>
        </w:rPr>
        <w:t>Timer 2.0 Database</w:t>
      </w:r>
    </w:p>
    <w:p w:rsidR="56BABC4D" w:rsidP="7C055B5B" w:rsidRDefault="56BABC4D" w14:paraId="1D516F49" w14:textId="0BE42489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C055B5B" w:rsidR="56BABC4D">
        <w:rPr>
          <w:rFonts w:ascii="Times New Roman" w:hAnsi="Times New Roman" w:eastAsia="Times New Roman" w:cs="Times New Roman"/>
          <w:sz w:val="24"/>
          <w:szCs w:val="24"/>
        </w:rPr>
        <w:t xml:space="preserve">Before exclusively looking at TNBC samples, </w:t>
      </w:r>
      <w:r w:rsidRPr="7C055B5B" w:rsidR="48C04B9F">
        <w:rPr>
          <w:rFonts w:ascii="Times New Roman" w:hAnsi="Times New Roman" w:eastAsia="Times New Roman" w:cs="Times New Roman"/>
          <w:sz w:val="24"/>
          <w:szCs w:val="24"/>
        </w:rPr>
        <w:t>I used the TIMER 2.0 database in order to investigate th</w:t>
      </w:r>
      <w:r w:rsidRPr="7C055B5B" w:rsidR="5408125F">
        <w:rPr>
          <w:rFonts w:ascii="Times New Roman" w:hAnsi="Times New Roman" w:eastAsia="Times New Roman" w:cs="Times New Roman"/>
          <w:sz w:val="24"/>
          <w:szCs w:val="24"/>
        </w:rPr>
        <w:t>e</w:t>
      </w:r>
      <w:r w:rsidRPr="7C055B5B" w:rsidR="48C04B9F">
        <w:rPr>
          <w:rFonts w:ascii="Times New Roman" w:hAnsi="Times New Roman" w:eastAsia="Times New Roman" w:cs="Times New Roman"/>
          <w:sz w:val="24"/>
          <w:szCs w:val="24"/>
        </w:rPr>
        <w:t xml:space="preserve"> amount of TDO2 levels in regular breast </w:t>
      </w:r>
      <w:r w:rsidRPr="7C055B5B" w:rsidR="34BAFC68">
        <w:rPr>
          <w:rFonts w:ascii="Times New Roman" w:hAnsi="Times New Roman" w:eastAsia="Times New Roman" w:cs="Times New Roman"/>
          <w:sz w:val="24"/>
          <w:szCs w:val="24"/>
        </w:rPr>
        <w:t xml:space="preserve">cancer </w:t>
      </w:r>
      <w:r w:rsidRPr="7C055B5B" w:rsidR="48C04B9F">
        <w:rPr>
          <w:rFonts w:ascii="Times New Roman" w:hAnsi="Times New Roman" w:eastAsia="Times New Roman" w:cs="Times New Roman"/>
          <w:sz w:val="24"/>
          <w:szCs w:val="24"/>
        </w:rPr>
        <w:t>tumor tissue versus normal bre</w:t>
      </w:r>
      <w:r w:rsidRPr="7C055B5B" w:rsidR="309B3DBA">
        <w:rPr>
          <w:rFonts w:ascii="Times New Roman" w:hAnsi="Times New Roman" w:eastAsia="Times New Roman" w:cs="Times New Roman"/>
          <w:sz w:val="24"/>
          <w:szCs w:val="24"/>
        </w:rPr>
        <w:t>ast tissue</w:t>
      </w:r>
      <w:r w:rsidRPr="7C055B5B" w:rsidR="00D07DC1">
        <w:rPr>
          <w:rFonts w:ascii="Times New Roman" w:hAnsi="Times New Roman" w:eastAsia="Times New Roman" w:cs="Times New Roman"/>
          <w:sz w:val="24"/>
          <w:szCs w:val="24"/>
        </w:rPr>
        <w:t>.</w:t>
      </w:r>
      <w:r w:rsidRPr="7C055B5B" w:rsidR="309B3DB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49AAE1D4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r w:rsidRPr="7C055B5B" w:rsidR="6D670E01">
        <w:rPr>
          <w:rFonts w:ascii="Times New Roman" w:hAnsi="Times New Roman" w:eastAsia="Times New Roman" w:cs="Times New Roman"/>
          <w:sz w:val="24"/>
          <w:szCs w:val="24"/>
        </w:rPr>
        <w:t>TIMER 2.0</w:t>
      </w:r>
      <w:r w:rsidRPr="7C055B5B" w:rsidR="582A988C">
        <w:rPr>
          <w:rFonts w:ascii="Times New Roman" w:hAnsi="Times New Roman" w:eastAsia="Times New Roman" w:cs="Times New Roman"/>
          <w:sz w:val="24"/>
          <w:szCs w:val="24"/>
        </w:rPr>
        <w:t xml:space="preserve"> is the newest</w:t>
      </w:r>
      <w:r w:rsidRPr="7C055B5B" w:rsidR="6D670E01">
        <w:rPr>
          <w:rFonts w:ascii="Times New Roman" w:hAnsi="Times New Roman" w:eastAsia="Times New Roman" w:cs="Times New Roman"/>
          <w:sz w:val="24"/>
          <w:szCs w:val="24"/>
        </w:rPr>
        <w:t xml:space="preserve"> version of the TIMER database, </w:t>
      </w:r>
      <w:r w:rsidRPr="7C055B5B" w:rsidR="3758F239">
        <w:rPr>
          <w:rFonts w:ascii="Times New Roman" w:hAnsi="Times New Roman" w:eastAsia="Times New Roman" w:cs="Times New Roman"/>
          <w:sz w:val="24"/>
          <w:szCs w:val="24"/>
        </w:rPr>
        <w:t>which is</w:t>
      </w:r>
      <w:r w:rsidRPr="7C055B5B" w:rsidR="6D670E01">
        <w:rPr>
          <w:rFonts w:ascii="Times New Roman" w:hAnsi="Times New Roman" w:eastAsia="Times New Roman" w:cs="Times New Roman"/>
          <w:sz w:val="24"/>
          <w:szCs w:val="24"/>
        </w:rPr>
        <w:t xml:space="preserve"> a comprehensive platform for the analysis of immune infiltrates across 32 cancer types from The Cancer Genome Atlas (TCGA) database</w:t>
      </w:r>
      <w:r w:rsidRPr="7C055B5B" w:rsidR="4475B71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4475B71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(Li 2020)</w:t>
      </w:r>
      <w:r w:rsidRPr="7C055B5B" w:rsidR="6D670E01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7C055B5B" w:rsidR="129D603C">
        <w:rPr>
          <w:rFonts w:ascii="Times New Roman" w:hAnsi="Times New Roman" w:eastAsia="Times New Roman" w:cs="Times New Roman"/>
          <w:sz w:val="24"/>
          <w:szCs w:val="24"/>
        </w:rPr>
        <w:t>I</w:t>
      </w:r>
      <w:r w:rsidRPr="7C055B5B" w:rsidR="6D670E01">
        <w:rPr>
          <w:rFonts w:ascii="Times New Roman" w:hAnsi="Times New Roman" w:eastAsia="Times New Roman" w:cs="Times New Roman"/>
          <w:sz w:val="24"/>
          <w:szCs w:val="24"/>
        </w:rPr>
        <w:t xml:space="preserve">n order to </w:t>
      </w:r>
      <w:r w:rsidRPr="7C055B5B" w:rsidR="49BC0B38">
        <w:rPr>
          <w:rFonts w:ascii="Times New Roman" w:hAnsi="Times New Roman" w:eastAsia="Times New Roman" w:cs="Times New Roman"/>
          <w:sz w:val="24"/>
          <w:szCs w:val="24"/>
        </w:rPr>
        <w:t xml:space="preserve">discover </w:t>
      </w:r>
      <w:r w:rsidRPr="7C055B5B" w:rsidR="6D670E01">
        <w:rPr>
          <w:rFonts w:ascii="Times New Roman" w:hAnsi="Times New Roman" w:eastAsia="Times New Roman" w:cs="Times New Roman"/>
          <w:sz w:val="24"/>
          <w:szCs w:val="24"/>
        </w:rPr>
        <w:t xml:space="preserve">the differential expression of </w:t>
      </w:r>
      <w:r w:rsidRPr="7C055B5B" w:rsidR="645034AF">
        <w:rPr>
          <w:rFonts w:ascii="Times New Roman" w:hAnsi="Times New Roman" w:eastAsia="Times New Roman" w:cs="Times New Roman"/>
          <w:sz w:val="24"/>
          <w:szCs w:val="24"/>
        </w:rPr>
        <w:t>TDO2</w:t>
      </w:r>
      <w:r w:rsidRPr="7C055B5B" w:rsidR="6D670E01">
        <w:rPr>
          <w:rFonts w:ascii="Times New Roman" w:hAnsi="Times New Roman" w:eastAsia="Times New Roman" w:cs="Times New Roman"/>
          <w:sz w:val="24"/>
          <w:szCs w:val="24"/>
        </w:rPr>
        <w:t xml:space="preserve"> between </w:t>
      </w:r>
      <w:r w:rsidRPr="7C055B5B" w:rsidR="7A293B5E">
        <w:rPr>
          <w:rFonts w:ascii="Times New Roman" w:hAnsi="Times New Roman" w:eastAsia="Times New Roman" w:cs="Times New Roman"/>
          <w:sz w:val="24"/>
          <w:szCs w:val="24"/>
        </w:rPr>
        <w:t xml:space="preserve">1,093 </w:t>
      </w:r>
      <w:r w:rsidRPr="7C055B5B" w:rsidR="6D670E01">
        <w:rPr>
          <w:rFonts w:ascii="Times New Roman" w:hAnsi="Times New Roman" w:eastAsia="Times New Roman" w:cs="Times New Roman"/>
          <w:sz w:val="24"/>
          <w:szCs w:val="24"/>
        </w:rPr>
        <w:t xml:space="preserve">Invasive Breast Carcinoma </w:t>
      </w:r>
      <w:r w:rsidRPr="7C055B5B" w:rsidR="3B1396E8">
        <w:rPr>
          <w:rFonts w:ascii="Times New Roman" w:hAnsi="Times New Roman" w:eastAsia="Times New Roman" w:cs="Times New Roman"/>
          <w:sz w:val="24"/>
          <w:szCs w:val="24"/>
        </w:rPr>
        <w:t xml:space="preserve">cancer tissues and </w:t>
      </w:r>
      <w:r w:rsidRPr="7C055B5B" w:rsidR="69A40F86">
        <w:rPr>
          <w:rFonts w:ascii="Times New Roman" w:hAnsi="Times New Roman" w:eastAsia="Times New Roman" w:cs="Times New Roman"/>
          <w:sz w:val="24"/>
          <w:szCs w:val="24"/>
        </w:rPr>
        <w:t xml:space="preserve">112 </w:t>
      </w:r>
      <w:r w:rsidRPr="7C055B5B" w:rsidR="6D670E01">
        <w:rPr>
          <w:rFonts w:ascii="Times New Roman" w:hAnsi="Times New Roman" w:eastAsia="Times New Roman" w:cs="Times New Roman"/>
          <w:sz w:val="24"/>
          <w:szCs w:val="24"/>
        </w:rPr>
        <w:t>normal tissues of TCGA samples</w:t>
      </w:r>
      <w:r w:rsidRPr="7C055B5B" w:rsidR="5888F22B">
        <w:rPr>
          <w:rFonts w:ascii="Times New Roman" w:hAnsi="Times New Roman" w:eastAsia="Times New Roman" w:cs="Times New Roman"/>
          <w:sz w:val="24"/>
          <w:szCs w:val="24"/>
        </w:rPr>
        <w:t xml:space="preserve">, the </w:t>
      </w:r>
      <w:proofErr w:type="spellStart"/>
      <w:r w:rsidRPr="7C055B5B" w:rsidR="5888F22B">
        <w:rPr>
          <w:rFonts w:ascii="Times New Roman" w:hAnsi="Times New Roman" w:eastAsia="Times New Roman" w:cs="Times New Roman"/>
          <w:sz w:val="24"/>
          <w:szCs w:val="24"/>
        </w:rPr>
        <w:t>Gene_DE</w:t>
      </w:r>
      <w:proofErr w:type="spellEnd"/>
      <w:r w:rsidRPr="7C055B5B" w:rsidR="5888F22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69D43AB9">
        <w:rPr>
          <w:rFonts w:ascii="Times New Roman" w:hAnsi="Times New Roman" w:eastAsia="Times New Roman" w:cs="Times New Roman"/>
          <w:sz w:val="24"/>
          <w:szCs w:val="24"/>
        </w:rPr>
        <w:t>unit</w:t>
      </w:r>
      <w:r w:rsidRPr="7C055B5B" w:rsidR="5888F22B">
        <w:rPr>
          <w:rFonts w:ascii="Times New Roman" w:hAnsi="Times New Roman" w:eastAsia="Times New Roman" w:cs="Times New Roman"/>
          <w:sz w:val="24"/>
          <w:szCs w:val="24"/>
        </w:rPr>
        <w:t xml:space="preserve"> was applied</w:t>
      </w:r>
      <w:r w:rsidRPr="7C055B5B" w:rsidR="6D670E01">
        <w:rPr>
          <w:rFonts w:ascii="Times New Roman" w:hAnsi="Times New Roman" w:eastAsia="Times New Roman" w:cs="Times New Roman"/>
          <w:sz w:val="24"/>
          <w:szCs w:val="24"/>
        </w:rPr>
        <w:t>.</w:t>
      </w:r>
      <w:r w:rsidRPr="7C055B5B" w:rsidR="6234E26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6D670E01">
        <w:rPr>
          <w:rFonts w:ascii="Times New Roman" w:hAnsi="Times New Roman" w:eastAsia="Times New Roman" w:cs="Times New Roman"/>
          <w:sz w:val="24"/>
          <w:szCs w:val="24"/>
        </w:rPr>
        <w:t xml:space="preserve">Next, the Wilcoxon test </w:t>
      </w:r>
      <w:r w:rsidRPr="7C055B5B" w:rsidR="00D07DC1">
        <w:rPr>
          <w:rFonts w:ascii="Times New Roman" w:hAnsi="Times New Roman" w:eastAsia="Times New Roman" w:cs="Times New Roman"/>
          <w:sz w:val="24"/>
          <w:szCs w:val="24"/>
        </w:rPr>
        <w:t xml:space="preserve">found in the </w:t>
      </w:r>
      <w:proofErr w:type="spellStart"/>
      <w:r w:rsidRPr="7C055B5B" w:rsidR="00D07DC1">
        <w:rPr>
          <w:rFonts w:ascii="Times New Roman" w:hAnsi="Times New Roman" w:eastAsia="Times New Roman" w:cs="Times New Roman"/>
          <w:sz w:val="24"/>
          <w:szCs w:val="24"/>
        </w:rPr>
        <w:t>Gene_DE</w:t>
      </w:r>
      <w:proofErr w:type="spellEnd"/>
      <w:r w:rsidRPr="7C055B5B" w:rsidR="00D07DC1">
        <w:rPr>
          <w:rFonts w:ascii="Times New Roman" w:hAnsi="Times New Roman" w:eastAsia="Times New Roman" w:cs="Times New Roman"/>
          <w:sz w:val="24"/>
          <w:szCs w:val="24"/>
        </w:rPr>
        <w:t xml:space="preserve"> module</w:t>
      </w:r>
      <w:r w:rsidRPr="7C055B5B" w:rsidR="70C0906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61D6665B">
        <w:rPr>
          <w:rFonts w:ascii="Times New Roman" w:hAnsi="Times New Roman" w:eastAsia="Times New Roman" w:cs="Times New Roman"/>
          <w:sz w:val="24"/>
          <w:szCs w:val="24"/>
        </w:rPr>
        <w:t xml:space="preserve">of the </w:t>
      </w:r>
      <w:r w:rsidRPr="7C055B5B" w:rsidR="6D670E01">
        <w:rPr>
          <w:rFonts w:ascii="Times New Roman" w:hAnsi="Times New Roman" w:eastAsia="Times New Roman" w:cs="Times New Roman"/>
          <w:sz w:val="24"/>
          <w:szCs w:val="24"/>
        </w:rPr>
        <w:t>TIMER 2.0</w:t>
      </w:r>
      <w:r w:rsidRPr="7C055B5B" w:rsidR="1D683260">
        <w:rPr>
          <w:rFonts w:ascii="Times New Roman" w:hAnsi="Times New Roman" w:eastAsia="Times New Roman" w:cs="Times New Roman"/>
          <w:sz w:val="24"/>
          <w:szCs w:val="24"/>
        </w:rPr>
        <w:t xml:space="preserve"> database was implemented </w:t>
      </w:r>
      <w:r w:rsidRPr="7C055B5B" w:rsidR="6D670E01">
        <w:rPr>
          <w:rFonts w:ascii="Times New Roman" w:hAnsi="Times New Roman" w:eastAsia="Times New Roman" w:cs="Times New Roman"/>
          <w:sz w:val="24"/>
          <w:szCs w:val="24"/>
        </w:rPr>
        <w:t>with the significance differen</w:t>
      </w:r>
      <w:r w:rsidRPr="7C055B5B" w:rsidR="401CD562">
        <w:rPr>
          <w:rFonts w:ascii="Times New Roman" w:hAnsi="Times New Roman" w:eastAsia="Times New Roman" w:cs="Times New Roman"/>
          <w:sz w:val="24"/>
          <w:szCs w:val="24"/>
        </w:rPr>
        <w:t>ce</w:t>
      </w:r>
      <w:r w:rsidRPr="7C055B5B" w:rsidR="6D670E01">
        <w:rPr>
          <w:rFonts w:ascii="Times New Roman" w:hAnsi="Times New Roman" w:eastAsia="Times New Roman" w:cs="Times New Roman"/>
          <w:sz w:val="24"/>
          <w:szCs w:val="24"/>
        </w:rPr>
        <w:t xml:space="preserve"> of </w:t>
      </w:r>
      <w:r w:rsidRPr="7C055B5B" w:rsidR="495D8687">
        <w:rPr>
          <w:rFonts w:ascii="Times New Roman" w:hAnsi="Times New Roman" w:eastAsia="Times New Roman" w:cs="Times New Roman"/>
          <w:sz w:val="24"/>
          <w:szCs w:val="24"/>
        </w:rPr>
        <w:t>p of 0</w:t>
      </w:r>
      <w:r w:rsidRPr="7C055B5B" w:rsidR="6D670E01">
        <w:rPr>
          <w:rFonts w:ascii="Times New Roman" w:hAnsi="Times New Roman" w:eastAsia="Times New Roman" w:cs="Times New Roman"/>
          <w:sz w:val="24"/>
          <w:szCs w:val="24"/>
        </w:rPr>
        <w:t>.001.</w:t>
      </w:r>
    </w:p>
    <w:p w:rsidR="39B63EFE" w:rsidP="69B19808" w:rsidRDefault="39B63EFE" w14:paraId="08C5B11E" w14:textId="4CC00BFD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i/>
          <w:iCs/>
          <w:sz w:val="24"/>
          <w:szCs w:val="24"/>
        </w:rPr>
        <w:t>Oncomine Database</w:t>
      </w:r>
    </w:p>
    <w:p w:rsidR="0CE9DBBD" w:rsidP="7C055B5B" w:rsidRDefault="0CE9DBBD" w14:paraId="2032D914" w14:textId="3C23D77F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C055B5B" w:rsidR="0CE9DBBD">
        <w:rPr>
          <w:rFonts w:ascii="Times New Roman" w:hAnsi="Times New Roman" w:eastAsia="Times New Roman" w:cs="Times New Roman"/>
          <w:sz w:val="24"/>
          <w:szCs w:val="24"/>
        </w:rPr>
        <w:t>mRNA</w:t>
      </w:r>
      <w:r w:rsidRPr="7C055B5B" w:rsidR="10A856E7">
        <w:rPr>
          <w:rFonts w:ascii="Times New Roman" w:hAnsi="Times New Roman" w:eastAsia="Times New Roman" w:cs="Times New Roman"/>
          <w:sz w:val="24"/>
          <w:szCs w:val="24"/>
        </w:rPr>
        <w:t xml:space="preserve"> TDO2</w:t>
      </w:r>
      <w:r w:rsidRPr="7C055B5B" w:rsidR="0CE9DBBD">
        <w:rPr>
          <w:rFonts w:ascii="Times New Roman" w:hAnsi="Times New Roman" w:eastAsia="Times New Roman" w:cs="Times New Roman"/>
          <w:sz w:val="24"/>
          <w:szCs w:val="24"/>
        </w:rPr>
        <w:t xml:space="preserve"> expression level</w:t>
      </w:r>
      <w:r w:rsidRPr="7C055B5B" w:rsidR="6AB2B895">
        <w:rPr>
          <w:rFonts w:ascii="Times New Roman" w:hAnsi="Times New Roman" w:eastAsia="Times New Roman" w:cs="Times New Roman"/>
          <w:sz w:val="24"/>
          <w:szCs w:val="24"/>
        </w:rPr>
        <w:t xml:space="preserve">s </w:t>
      </w:r>
      <w:r w:rsidRPr="7C055B5B" w:rsidR="0CE9DBBD">
        <w:rPr>
          <w:rFonts w:ascii="Times New Roman" w:hAnsi="Times New Roman" w:eastAsia="Times New Roman" w:cs="Times New Roman"/>
          <w:sz w:val="24"/>
          <w:szCs w:val="24"/>
        </w:rPr>
        <w:t>in Curtis TNBC tissue and normal breast tissue</w:t>
      </w:r>
      <w:r w:rsidRPr="7C055B5B" w:rsidR="0A195C0B">
        <w:rPr>
          <w:rFonts w:ascii="Times New Roman" w:hAnsi="Times New Roman" w:eastAsia="Times New Roman" w:cs="Times New Roman"/>
          <w:sz w:val="24"/>
          <w:szCs w:val="24"/>
        </w:rPr>
        <w:t xml:space="preserve"> were compared</w:t>
      </w:r>
      <w:r w:rsidRPr="7C055B5B" w:rsidR="0CE9DBBD">
        <w:rPr>
          <w:rFonts w:ascii="Times New Roman" w:hAnsi="Times New Roman" w:eastAsia="Times New Roman" w:cs="Times New Roman"/>
          <w:sz w:val="24"/>
          <w:szCs w:val="24"/>
        </w:rPr>
        <w:t xml:space="preserve"> using differential expression in the </w:t>
      </w:r>
      <w:proofErr w:type="spellStart"/>
      <w:r w:rsidRPr="7C055B5B" w:rsidR="0CE9DBBD">
        <w:rPr>
          <w:rFonts w:ascii="Times New Roman" w:hAnsi="Times New Roman" w:eastAsia="Times New Roman" w:cs="Times New Roman"/>
          <w:sz w:val="24"/>
          <w:szCs w:val="24"/>
        </w:rPr>
        <w:t>Oncomine</w:t>
      </w:r>
      <w:proofErr w:type="spellEnd"/>
      <w:r w:rsidRPr="7C055B5B" w:rsidR="0CE9DBBD">
        <w:rPr>
          <w:rFonts w:ascii="Times New Roman" w:hAnsi="Times New Roman" w:eastAsia="Times New Roman" w:cs="Times New Roman"/>
          <w:sz w:val="24"/>
          <w:szCs w:val="24"/>
        </w:rPr>
        <w:t xml:space="preserve"> database</w:t>
      </w:r>
      <w:r w:rsidRPr="7C055B5B" w:rsidR="321C9457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7C055B5B" w:rsidR="321C9457">
        <w:rPr>
          <w:rFonts w:ascii="Times New Roman" w:hAnsi="Times New Roman" w:eastAsia="Times New Roman" w:cs="Times New Roman"/>
          <w:sz w:val="24"/>
          <w:szCs w:val="24"/>
        </w:rPr>
        <w:t>Oncomin</w:t>
      </w:r>
      <w:r w:rsidRPr="7C055B5B" w:rsidR="74297E8A">
        <w:rPr>
          <w:rFonts w:ascii="Times New Roman" w:hAnsi="Times New Roman" w:eastAsia="Times New Roman" w:cs="Times New Roman"/>
          <w:sz w:val="24"/>
          <w:szCs w:val="24"/>
        </w:rPr>
        <w:t>e</w:t>
      </w:r>
      <w:proofErr w:type="spellEnd"/>
      <w:r w:rsidRPr="7C055B5B" w:rsidR="321C9457">
        <w:rPr>
          <w:rFonts w:ascii="Times New Roman" w:hAnsi="Times New Roman" w:eastAsia="Times New Roman" w:cs="Times New Roman"/>
          <w:sz w:val="24"/>
          <w:szCs w:val="24"/>
        </w:rPr>
        <w:t xml:space="preserve"> is a database </w:t>
      </w:r>
      <w:r w:rsidRPr="7C055B5B" w:rsidR="5F91D87E">
        <w:rPr>
          <w:rFonts w:ascii="Times New Roman" w:hAnsi="Times New Roman" w:eastAsia="Times New Roman" w:cs="Times New Roman"/>
          <w:sz w:val="24"/>
          <w:szCs w:val="24"/>
        </w:rPr>
        <w:t xml:space="preserve">for creating cancer profiles with </w:t>
      </w:r>
      <w:r w:rsidRPr="7C055B5B" w:rsidR="321C9457">
        <w:rPr>
          <w:rFonts w:ascii="Times New Roman" w:hAnsi="Times New Roman" w:eastAsia="Times New Roman" w:cs="Times New Roman"/>
          <w:sz w:val="24"/>
          <w:szCs w:val="24"/>
        </w:rPr>
        <w:t>a tot</w:t>
      </w:r>
      <w:r w:rsidRPr="7C055B5B" w:rsidR="3A150541">
        <w:rPr>
          <w:rFonts w:ascii="Times New Roman" w:hAnsi="Times New Roman" w:eastAsia="Times New Roman" w:cs="Times New Roman"/>
          <w:sz w:val="24"/>
          <w:szCs w:val="24"/>
        </w:rPr>
        <w:t xml:space="preserve">al of 715 </w:t>
      </w:r>
      <w:r w:rsidRPr="7C055B5B" w:rsidR="2879CB1E">
        <w:rPr>
          <w:rFonts w:ascii="Times New Roman" w:hAnsi="Times New Roman" w:eastAsia="Times New Roman" w:cs="Times New Roman"/>
          <w:sz w:val="24"/>
          <w:szCs w:val="24"/>
        </w:rPr>
        <w:t>records</w:t>
      </w:r>
      <w:r w:rsidRPr="7C055B5B" w:rsidR="1FE87001">
        <w:rPr>
          <w:rFonts w:ascii="Times New Roman" w:hAnsi="Times New Roman" w:eastAsia="Times New Roman" w:cs="Times New Roman"/>
          <w:sz w:val="24"/>
          <w:szCs w:val="24"/>
        </w:rPr>
        <w:t xml:space="preserve"> and 86,733 samples</w:t>
      </w:r>
      <w:r w:rsidRPr="7C055B5B" w:rsidR="72BDB100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proofErr w:type="spellStart"/>
      <w:r w:rsidRPr="7C055B5B" w:rsidR="72BDB100">
        <w:rPr>
          <w:rFonts w:ascii="Times New Roman" w:hAnsi="Times New Roman" w:eastAsia="Times New Roman" w:cs="Times New Roman"/>
          <w:sz w:val="24"/>
          <w:szCs w:val="24"/>
        </w:rPr>
        <w:t>Oncomine</w:t>
      </w:r>
      <w:proofErr w:type="spellEnd"/>
      <w:r w:rsidRPr="7C055B5B" w:rsidR="72BDB100">
        <w:rPr>
          <w:rFonts w:ascii="Times New Roman" w:hAnsi="Times New Roman" w:eastAsia="Times New Roman" w:cs="Times New Roman"/>
          <w:sz w:val="24"/>
          <w:szCs w:val="24"/>
        </w:rPr>
        <w:t xml:space="preserve"> Login).</w:t>
      </w:r>
      <w:r w:rsidRPr="7C055B5B" w:rsidR="3FD3EFFB">
        <w:rPr>
          <w:rFonts w:ascii="Times New Roman" w:hAnsi="Times New Roman" w:eastAsia="Times New Roman" w:cs="Times New Roman"/>
          <w:sz w:val="24"/>
          <w:szCs w:val="24"/>
        </w:rPr>
        <w:t xml:space="preserve"> 144 normal breast samples and 1,55</w:t>
      </w:r>
      <w:r w:rsidRPr="7C055B5B" w:rsidR="4E39F56B">
        <w:rPr>
          <w:rFonts w:ascii="Times New Roman" w:hAnsi="Times New Roman" w:eastAsia="Times New Roman" w:cs="Times New Roman"/>
          <w:sz w:val="24"/>
          <w:szCs w:val="24"/>
        </w:rPr>
        <w:t>6</w:t>
      </w:r>
      <w:r w:rsidRPr="7C055B5B" w:rsidR="3FD3EFFB">
        <w:rPr>
          <w:rFonts w:ascii="Times New Roman" w:hAnsi="Times New Roman" w:eastAsia="Times New Roman" w:cs="Times New Roman"/>
          <w:sz w:val="24"/>
          <w:szCs w:val="24"/>
        </w:rPr>
        <w:t xml:space="preserve"> TNBC </w:t>
      </w:r>
      <w:r w:rsidRPr="7C055B5B" w:rsidR="41C4AA88">
        <w:rPr>
          <w:rFonts w:ascii="Times New Roman" w:hAnsi="Times New Roman" w:eastAsia="Times New Roman" w:cs="Times New Roman"/>
          <w:sz w:val="24"/>
          <w:szCs w:val="24"/>
        </w:rPr>
        <w:t>Invasive</w:t>
      </w:r>
      <w:r w:rsidRPr="7C055B5B" w:rsidR="7D4F2DAC">
        <w:rPr>
          <w:rFonts w:ascii="Times New Roman" w:hAnsi="Times New Roman" w:eastAsia="Times New Roman" w:cs="Times New Roman"/>
          <w:sz w:val="24"/>
          <w:szCs w:val="24"/>
        </w:rPr>
        <w:t xml:space="preserve"> Breast</w:t>
      </w:r>
      <w:r w:rsidRPr="7C055B5B" w:rsidR="3FD3EFFB">
        <w:rPr>
          <w:rFonts w:ascii="Times New Roman" w:hAnsi="Times New Roman" w:eastAsia="Times New Roman" w:cs="Times New Roman"/>
          <w:sz w:val="24"/>
          <w:szCs w:val="24"/>
        </w:rPr>
        <w:t xml:space="preserve"> Carcinoma samples were identified and </w:t>
      </w:r>
      <w:r w:rsidRPr="7C055B5B" w:rsidR="1BA0799A">
        <w:rPr>
          <w:rFonts w:ascii="Times New Roman" w:hAnsi="Times New Roman" w:eastAsia="Times New Roman" w:cs="Times New Roman"/>
          <w:sz w:val="24"/>
          <w:szCs w:val="24"/>
        </w:rPr>
        <w:t>compared</w:t>
      </w:r>
      <w:r w:rsidRPr="7C055B5B" w:rsidR="3FD3EFFB">
        <w:rPr>
          <w:rFonts w:ascii="Times New Roman" w:hAnsi="Times New Roman" w:eastAsia="Times New Roman" w:cs="Times New Roman"/>
          <w:sz w:val="24"/>
          <w:szCs w:val="24"/>
        </w:rPr>
        <w:t>. The threshold for analysis</w:t>
      </w:r>
      <w:r w:rsidRPr="7C055B5B" w:rsidR="45833F13">
        <w:rPr>
          <w:rFonts w:ascii="Times New Roman" w:hAnsi="Times New Roman" w:eastAsia="Times New Roman" w:cs="Times New Roman"/>
          <w:sz w:val="24"/>
          <w:szCs w:val="24"/>
        </w:rPr>
        <w:t xml:space="preserve"> p value</w:t>
      </w:r>
      <w:r w:rsidRPr="7C055B5B" w:rsidR="141D7250">
        <w:rPr>
          <w:rFonts w:ascii="Times New Roman" w:hAnsi="Times New Roman" w:eastAsia="Times New Roman" w:cs="Times New Roman"/>
          <w:sz w:val="24"/>
          <w:szCs w:val="24"/>
        </w:rPr>
        <w:t>, fold change, and gene ranking was set as:</w:t>
      </w:r>
      <w:r w:rsidRPr="7C055B5B" w:rsidR="45833F13">
        <w:rPr>
          <w:rFonts w:ascii="Times New Roman" w:hAnsi="Times New Roman" w:eastAsia="Times New Roman" w:cs="Times New Roman"/>
          <w:sz w:val="24"/>
          <w:szCs w:val="24"/>
        </w:rPr>
        <w:t xml:space="preserve"> 0.05, 2, and the top 10 %. </w:t>
      </w:r>
    </w:p>
    <w:p w:rsidR="4348C119" w:rsidP="69B19808" w:rsidRDefault="4348C119" w14:paraId="1CC10FB1" w14:textId="32342DF9">
      <w:pPr>
        <w:spacing w:line="360" w:lineRule="auto"/>
        <w:jc w:val="both"/>
        <w:rPr>
          <w:rFonts w:ascii="Times New Roman" w:hAnsi="Times New Roman" w:eastAsia="Times New Roman" w:cs="Times New Roman"/>
          <w:i/>
          <w:iCs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i/>
          <w:iCs/>
          <w:sz w:val="24"/>
          <w:szCs w:val="24"/>
        </w:rPr>
        <w:t>Kaplan-Meier Plotter Database</w:t>
      </w:r>
    </w:p>
    <w:p w:rsidR="5C07F014" w:rsidP="69B19808" w:rsidRDefault="79B6C057" w14:paraId="72A7C947" w14:textId="5EB61190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C055B5B" w:rsidR="79B6C057">
        <w:rPr>
          <w:rFonts w:ascii="Times New Roman" w:hAnsi="Times New Roman" w:eastAsia="Times New Roman" w:cs="Times New Roman"/>
          <w:sz w:val="24"/>
          <w:szCs w:val="24"/>
        </w:rPr>
        <w:t xml:space="preserve">The Kaplan-Meier plotter can evaluate the impact of 54,000 distinct genes on 21 malignancy types </w:t>
      </w:r>
      <w:r w:rsidRPr="7C055B5B" w:rsidR="7C524C83">
        <w:rPr>
          <w:rFonts w:ascii="Times New Roman" w:hAnsi="Times New Roman" w:eastAsia="Times New Roman" w:cs="Times New Roman"/>
          <w:sz w:val="24"/>
          <w:szCs w:val="24"/>
        </w:rPr>
        <w:t xml:space="preserve">and their survivals </w:t>
      </w:r>
      <w:r w:rsidRPr="7C055B5B" w:rsidR="3BCD00E6">
        <w:rPr>
          <w:rFonts w:ascii="Times New Roman" w:hAnsi="Times New Roman" w:eastAsia="Times New Roman" w:cs="Times New Roman"/>
          <w:sz w:val="24"/>
          <w:szCs w:val="24"/>
        </w:rPr>
        <w:t>(</w:t>
      </w:r>
      <w:proofErr w:type="spellStart"/>
      <w:r w:rsidRPr="7C055B5B" w:rsidR="3BCD00E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Györffy</w:t>
      </w:r>
      <w:proofErr w:type="spellEnd"/>
      <w:r w:rsidRPr="7C055B5B" w:rsidR="3BCD00E6">
        <w:rPr>
          <w:rFonts w:ascii="Times New Roman" w:hAnsi="Times New Roman" w:eastAsia="Times New Roman" w:cs="Times New Roman"/>
          <w:sz w:val="24"/>
          <w:szCs w:val="24"/>
        </w:rPr>
        <w:t xml:space="preserve"> 2010).</w:t>
      </w:r>
      <w:r w:rsidRPr="7C055B5B" w:rsidR="5557DEA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1574E449">
        <w:rPr>
          <w:rFonts w:ascii="Times New Roman" w:hAnsi="Times New Roman" w:eastAsia="Times New Roman" w:cs="Times New Roman"/>
          <w:sz w:val="24"/>
          <w:szCs w:val="24"/>
        </w:rPr>
        <w:t>Kaplan-Meier</w:t>
      </w:r>
      <w:r w:rsidRPr="7C055B5B" w:rsidR="5557DEA1">
        <w:rPr>
          <w:rFonts w:ascii="Times New Roman" w:hAnsi="Times New Roman" w:eastAsia="Times New Roman" w:cs="Times New Roman"/>
          <w:sz w:val="24"/>
          <w:szCs w:val="24"/>
        </w:rPr>
        <w:t>, containing 6,234 samples</w:t>
      </w:r>
      <w:r w:rsidRPr="7C055B5B" w:rsidR="3C4D4B78">
        <w:rPr>
          <w:rFonts w:ascii="Times New Roman" w:hAnsi="Times New Roman" w:eastAsia="Times New Roman" w:cs="Times New Roman"/>
          <w:sz w:val="24"/>
          <w:szCs w:val="24"/>
        </w:rPr>
        <w:t xml:space="preserve"> from databases including TCGA</w:t>
      </w:r>
      <w:r w:rsidRPr="7C055B5B" w:rsidR="5557DEA1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7C055B5B" w:rsidR="73933EB5">
        <w:rPr>
          <w:rFonts w:ascii="Times New Roman" w:hAnsi="Times New Roman" w:eastAsia="Times New Roman" w:cs="Times New Roman"/>
          <w:sz w:val="24"/>
          <w:szCs w:val="24"/>
        </w:rPr>
        <w:t xml:space="preserve">was used to assess </w:t>
      </w:r>
      <w:r w:rsidRPr="7C055B5B" w:rsidR="645034AF">
        <w:rPr>
          <w:rFonts w:ascii="Times New Roman" w:hAnsi="Times New Roman" w:eastAsia="Times New Roman" w:cs="Times New Roman"/>
          <w:sz w:val="24"/>
          <w:szCs w:val="24"/>
        </w:rPr>
        <w:t>TDO2</w:t>
      </w:r>
      <w:r w:rsidRPr="7C055B5B" w:rsidR="73933EB5">
        <w:rPr>
          <w:rFonts w:ascii="Times New Roman" w:hAnsi="Times New Roman" w:eastAsia="Times New Roman" w:cs="Times New Roman"/>
          <w:sz w:val="24"/>
          <w:szCs w:val="24"/>
        </w:rPr>
        <w:t xml:space="preserve"> expression on </w:t>
      </w:r>
      <w:r w:rsidRPr="7C055B5B" w:rsidR="2C96DD05">
        <w:rPr>
          <w:rFonts w:ascii="Times New Roman" w:hAnsi="Times New Roman" w:eastAsia="Times New Roman" w:cs="Times New Roman"/>
          <w:sz w:val="24"/>
          <w:szCs w:val="24"/>
        </w:rPr>
        <w:t xml:space="preserve">the patient outcome, </w:t>
      </w:r>
      <w:r w:rsidRPr="7C055B5B" w:rsidR="17DA4E2F">
        <w:rPr>
          <w:rFonts w:ascii="Times New Roman" w:hAnsi="Times New Roman" w:eastAsia="Times New Roman" w:cs="Times New Roman"/>
          <w:sz w:val="24"/>
          <w:szCs w:val="24"/>
        </w:rPr>
        <w:t>recurrence-free</w:t>
      </w:r>
      <w:r w:rsidRPr="7C055B5B" w:rsidR="25FEB0CC">
        <w:rPr>
          <w:rFonts w:ascii="Times New Roman" w:hAnsi="Times New Roman" w:eastAsia="Times New Roman" w:cs="Times New Roman"/>
          <w:sz w:val="24"/>
          <w:szCs w:val="24"/>
        </w:rPr>
        <w:t xml:space="preserve"> survival</w:t>
      </w:r>
      <w:r w:rsidRPr="7C055B5B" w:rsidR="498CA457">
        <w:rPr>
          <w:rFonts w:ascii="Times New Roman" w:hAnsi="Times New Roman" w:eastAsia="Times New Roman" w:cs="Times New Roman"/>
          <w:sz w:val="24"/>
          <w:szCs w:val="24"/>
        </w:rPr>
        <w:t xml:space="preserve">, with </w:t>
      </w:r>
      <w:r w:rsidRPr="7C055B5B" w:rsidR="009B7079">
        <w:rPr>
          <w:rFonts w:ascii="Times New Roman" w:hAnsi="Times New Roman" w:eastAsia="Times New Roman" w:cs="Times New Roman"/>
          <w:sz w:val="24"/>
          <w:szCs w:val="24"/>
        </w:rPr>
        <w:t xml:space="preserve">a </w:t>
      </w:r>
      <w:r w:rsidRPr="7C055B5B" w:rsidR="6031486E">
        <w:rPr>
          <w:rFonts w:ascii="Times New Roman" w:hAnsi="Times New Roman" w:eastAsia="Times New Roman" w:cs="Times New Roman"/>
          <w:sz w:val="24"/>
          <w:szCs w:val="24"/>
        </w:rPr>
        <w:t>p value of 0.05</w:t>
      </w:r>
      <w:r w:rsidRPr="7C055B5B" w:rsidR="71D21BDA">
        <w:rPr>
          <w:rFonts w:ascii="Times New Roman" w:hAnsi="Times New Roman" w:eastAsia="Times New Roman" w:cs="Times New Roman"/>
          <w:sz w:val="24"/>
          <w:szCs w:val="24"/>
        </w:rPr>
        <w:t>, which was set calculated by the database</w:t>
      </w:r>
      <w:r w:rsidRPr="7C055B5B" w:rsidR="6031486E">
        <w:rPr>
          <w:rFonts w:ascii="Times New Roman" w:hAnsi="Times New Roman" w:eastAsia="Times New Roman" w:cs="Times New Roman"/>
          <w:sz w:val="24"/>
          <w:szCs w:val="24"/>
        </w:rPr>
        <w:t>.</w:t>
      </w:r>
      <w:r w:rsidRPr="7C055B5B" w:rsidR="27A2B7C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27AC8513">
        <w:rPr>
          <w:rFonts w:ascii="Times New Roman" w:hAnsi="Times New Roman" w:eastAsia="Times New Roman" w:cs="Times New Roman"/>
          <w:sz w:val="24"/>
          <w:szCs w:val="24"/>
        </w:rPr>
        <w:t>A</w:t>
      </w:r>
      <w:r w:rsidRPr="7C055B5B" w:rsidR="659EF5FC">
        <w:rPr>
          <w:rFonts w:ascii="Times New Roman" w:hAnsi="Times New Roman" w:eastAsia="Times New Roman" w:cs="Times New Roman"/>
          <w:sz w:val="24"/>
          <w:szCs w:val="24"/>
        </w:rPr>
        <w:t xml:space="preserve"> cutoff </w:t>
      </w:r>
      <w:r w:rsidRPr="7C055B5B" w:rsidR="659EF5FC">
        <w:rPr>
          <w:rFonts w:ascii="Times New Roman" w:hAnsi="Times New Roman" w:eastAsia="Times New Roman" w:cs="Times New Roman"/>
          <w:sz w:val="24"/>
          <w:szCs w:val="24"/>
        </w:rPr>
        <w:t>value</w:t>
      </w:r>
      <w:r w:rsidRPr="7C055B5B" w:rsidR="0F652EC3">
        <w:rPr>
          <w:rFonts w:ascii="Times New Roman" w:hAnsi="Times New Roman" w:eastAsia="Times New Roman" w:cs="Times New Roman"/>
          <w:sz w:val="24"/>
          <w:szCs w:val="24"/>
        </w:rPr>
        <w:t xml:space="preserve"> of 261 </w:t>
      </w:r>
      <w:r w:rsidRPr="7C055B5B" w:rsidR="4FD4EBC5">
        <w:rPr>
          <w:rFonts w:ascii="Times New Roman" w:hAnsi="Times New Roman" w:eastAsia="Times New Roman" w:cs="Times New Roman"/>
          <w:sz w:val="24"/>
          <w:szCs w:val="24"/>
        </w:rPr>
        <w:t xml:space="preserve">calculated by the database </w:t>
      </w:r>
      <w:r w:rsidRPr="7C055B5B" w:rsidR="0F652EC3">
        <w:rPr>
          <w:rFonts w:ascii="Times New Roman" w:hAnsi="Times New Roman" w:eastAsia="Times New Roman" w:cs="Times New Roman"/>
          <w:sz w:val="24"/>
          <w:szCs w:val="24"/>
        </w:rPr>
        <w:t>was</w:t>
      </w:r>
      <w:r w:rsidRPr="7C055B5B" w:rsidR="659EF5FC">
        <w:rPr>
          <w:rFonts w:ascii="Times New Roman" w:hAnsi="Times New Roman" w:eastAsia="Times New Roman" w:cs="Times New Roman"/>
          <w:sz w:val="24"/>
          <w:szCs w:val="24"/>
        </w:rPr>
        <w:t xml:space="preserve"> used in analysis o</w:t>
      </w:r>
      <w:r w:rsidRPr="7C055B5B" w:rsidR="63EE59EF">
        <w:rPr>
          <w:rFonts w:ascii="Times New Roman" w:hAnsi="Times New Roman" w:eastAsia="Times New Roman" w:cs="Times New Roman"/>
          <w:sz w:val="24"/>
          <w:szCs w:val="24"/>
        </w:rPr>
        <w:t xml:space="preserve">f TDO2 and its effect on </w:t>
      </w:r>
      <w:r w:rsidRPr="7C055B5B" w:rsidR="4B1D35FF">
        <w:rPr>
          <w:rFonts w:ascii="Times New Roman" w:hAnsi="Times New Roman" w:eastAsia="Times New Roman" w:cs="Times New Roman"/>
          <w:sz w:val="24"/>
          <w:szCs w:val="24"/>
        </w:rPr>
        <w:t xml:space="preserve">recurrence-free </w:t>
      </w:r>
      <w:r w:rsidRPr="7C055B5B" w:rsidR="63EE59EF">
        <w:rPr>
          <w:rFonts w:ascii="Times New Roman" w:hAnsi="Times New Roman" w:eastAsia="Times New Roman" w:cs="Times New Roman"/>
          <w:sz w:val="24"/>
          <w:szCs w:val="24"/>
        </w:rPr>
        <w:t>survival</w:t>
      </w:r>
      <w:r w:rsidRPr="7C055B5B" w:rsidR="27A2B7C6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</w:p>
    <w:p w:rsidR="7C055B5B" w:rsidP="7C055B5B" w:rsidRDefault="7C055B5B" w14:paraId="7131CC71" w14:textId="787A89F9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5C07F014" w:rsidP="69B19808" w:rsidRDefault="604630A7" w14:paraId="6F56414B" w14:textId="2B175BB5">
      <w:pPr>
        <w:spacing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b/>
          <w:bCs/>
          <w:sz w:val="24"/>
          <w:szCs w:val="24"/>
        </w:rPr>
        <w:t>Results &amp; Analysis</w:t>
      </w:r>
    </w:p>
    <w:p w:rsidR="00827455" w:rsidP="69B19808" w:rsidRDefault="6ECE5613" w14:paraId="1D064C72" w14:textId="39912D49">
      <w:pPr>
        <w:spacing w:line="360" w:lineRule="auto"/>
        <w:jc w:val="both"/>
        <w:rPr>
          <w:rFonts w:ascii="Times New Roman" w:hAnsi="Times New Roman" w:eastAsia="Times New Roman" w:cs="Times New Roman"/>
          <w:i/>
          <w:iCs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i/>
          <w:iCs/>
          <w:sz w:val="24"/>
          <w:szCs w:val="24"/>
        </w:rPr>
        <w:t>High TDO2 Expression in BRCA</w:t>
      </w:r>
    </w:p>
    <w:p w:rsidR="00827455" w:rsidP="69B19808" w:rsidRDefault="332F0732" w14:paraId="7EF7A6DE" w14:textId="6131B1E0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sz w:val="24"/>
          <w:szCs w:val="24"/>
        </w:rPr>
        <w:t>In order to s</w:t>
      </w:r>
      <w:r w:rsidRPr="69B19808" w:rsidR="4C273007">
        <w:rPr>
          <w:rFonts w:ascii="Times New Roman" w:hAnsi="Times New Roman" w:eastAsia="Times New Roman" w:cs="Times New Roman"/>
          <w:sz w:val="24"/>
          <w:szCs w:val="24"/>
        </w:rPr>
        <w:t>tudy the</w:t>
      </w:r>
      <w:r w:rsidRPr="69B19808" w:rsidR="7AC6D2B2">
        <w:rPr>
          <w:rFonts w:ascii="Times New Roman" w:hAnsi="Times New Roman" w:eastAsia="Times New Roman" w:cs="Times New Roman"/>
          <w:sz w:val="24"/>
          <w:szCs w:val="24"/>
        </w:rPr>
        <w:t xml:space="preserve"> TDO2 </w:t>
      </w:r>
      <w:r w:rsidRPr="69B19808" w:rsidR="4C273007">
        <w:rPr>
          <w:rFonts w:ascii="Times New Roman" w:hAnsi="Times New Roman" w:eastAsia="Times New Roman" w:cs="Times New Roman"/>
          <w:sz w:val="24"/>
          <w:szCs w:val="24"/>
        </w:rPr>
        <w:t xml:space="preserve">differential expression between </w:t>
      </w:r>
      <w:r w:rsidRPr="69B19808" w:rsidR="198BAA48">
        <w:rPr>
          <w:rFonts w:ascii="Times New Roman" w:hAnsi="Times New Roman" w:eastAsia="Times New Roman" w:cs="Times New Roman"/>
          <w:sz w:val="24"/>
          <w:szCs w:val="24"/>
        </w:rPr>
        <w:t>Breast Invasive Carcinoma</w:t>
      </w:r>
      <w:r w:rsidR="006A4E4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4C273007">
        <w:rPr>
          <w:rFonts w:ascii="Times New Roman" w:hAnsi="Times New Roman" w:eastAsia="Times New Roman" w:cs="Times New Roman"/>
          <w:sz w:val="24"/>
          <w:szCs w:val="24"/>
        </w:rPr>
        <w:t xml:space="preserve">tumor and </w:t>
      </w:r>
      <w:r w:rsidRPr="69B19808" w:rsidR="6113A0A1">
        <w:rPr>
          <w:rFonts w:ascii="Times New Roman" w:hAnsi="Times New Roman" w:eastAsia="Times New Roman" w:cs="Times New Roman"/>
          <w:sz w:val="24"/>
          <w:szCs w:val="24"/>
        </w:rPr>
        <w:t>regular</w:t>
      </w:r>
      <w:r w:rsidRPr="69B19808" w:rsidR="4C273007">
        <w:rPr>
          <w:rFonts w:ascii="Times New Roman" w:hAnsi="Times New Roman" w:eastAsia="Times New Roman" w:cs="Times New Roman"/>
          <w:sz w:val="24"/>
          <w:szCs w:val="24"/>
        </w:rPr>
        <w:t xml:space="preserve"> tissue</w:t>
      </w:r>
      <w:r w:rsidRPr="69B19808" w:rsidR="5976C886">
        <w:rPr>
          <w:rFonts w:ascii="Times New Roman" w:hAnsi="Times New Roman" w:eastAsia="Times New Roman" w:cs="Times New Roman"/>
          <w:sz w:val="24"/>
          <w:szCs w:val="24"/>
        </w:rPr>
        <w:t xml:space="preserve"> of breast cancer, as well as</w:t>
      </w:r>
      <w:r w:rsidRPr="69B19808" w:rsidR="31351B15">
        <w:rPr>
          <w:rFonts w:ascii="Times New Roman" w:hAnsi="Times New Roman" w:eastAsia="Times New Roman" w:cs="Times New Roman"/>
          <w:sz w:val="24"/>
          <w:szCs w:val="24"/>
        </w:rPr>
        <w:t xml:space="preserve"> various</w:t>
      </w:r>
      <w:r w:rsidRPr="69B19808" w:rsidR="3CFF65C1">
        <w:rPr>
          <w:rFonts w:ascii="Times New Roman" w:hAnsi="Times New Roman" w:eastAsia="Times New Roman" w:cs="Times New Roman"/>
          <w:sz w:val="24"/>
          <w:szCs w:val="24"/>
        </w:rPr>
        <w:t xml:space="preserve"> other</w:t>
      </w:r>
      <w:r w:rsidRPr="69B19808" w:rsidR="31351B15">
        <w:rPr>
          <w:rFonts w:ascii="Times New Roman" w:hAnsi="Times New Roman" w:eastAsia="Times New Roman" w:cs="Times New Roman"/>
          <w:sz w:val="24"/>
          <w:szCs w:val="24"/>
        </w:rPr>
        <w:t xml:space="preserve"> cancer</w:t>
      </w:r>
      <w:r w:rsidRPr="69B19808" w:rsidR="56645A03">
        <w:rPr>
          <w:rFonts w:ascii="Times New Roman" w:hAnsi="Times New Roman" w:eastAsia="Times New Roman" w:cs="Times New Roman"/>
          <w:sz w:val="24"/>
          <w:szCs w:val="24"/>
        </w:rPr>
        <w:t xml:space="preserve"> types, </w:t>
      </w:r>
      <w:r w:rsidRPr="69B19808" w:rsidR="4C273007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proofErr w:type="spellStart"/>
      <w:r w:rsidRPr="69B19808" w:rsidR="4C273007">
        <w:rPr>
          <w:rFonts w:ascii="Times New Roman" w:hAnsi="Times New Roman" w:eastAsia="Times New Roman" w:cs="Times New Roman"/>
          <w:sz w:val="24"/>
          <w:szCs w:val="24"/>
        </w:rPr>
        <w:t>Gene_DE</w:t>
      </w:r>
      <w:proofErr w:type="spellEnd"/>
      <w:r w:rsidRPr="69B19808" w:rsidR="4C273007">
        <w:rPr>
          <w:rFonts w:ascii="Times New Roman" w:hAnsi="Times New Roman" w:eastAsia="Times New Roman" w:cs="Times New Roman"/>
          <w:sz w:val="24"/>
          <w:szCs w:val="24"/>
        </w:rPr>
        <w:t xml:space="preserve"> module of TIMER 2.0 across all TCGA tumors</w:t>
      </w:r>
      <w:r w:rsidRPr="69B19808" w:rsidR="213879B9">
        <w:rPr>
          <w:rFonts w:ascii="Times New Roman" w:hAnsi="Times New Roman" w:eastAsia="Times New Roman" w:cs="Times New Roman"/>
          <w:sz w:val="24"/>
          <w:szCs w:val="24"/>
        </w:rPr>
        <w:t xml:space="preserve"> was used. S</w:t>
      </w:r>
      <w:r w:rsidRPr="69B19808" w:rsidR="5D0E28E2">
        <w:rPr>
          <w:rFonts w:ascii="Times New Roman" w:hAnsi="Times New Roman" w:eastAsia="Times New Roman" w:cs="Times New Roman"/>
          <w:sz w:val="24"/>
          <w:szCs w:val="24"/>
        </w:rPr>
        <w:t>tatistical significance</w:t>
      </w:r>
      <w:r w:rsidRPr="69B19808" w:rsidR="4DD04AA5">
        <w:rPr>
          <w:rFonts w:ascii="Times New Roman" w:hAnsi="Times New Roman" w:eastAsia="Times New Roman" w:cs="Times New Roman"/>
          <w:sz w:val="24"/>
          <w:szCs w:val="24"/>
        </w:rPr>
        <w:t xml:space="preserve"> was</w:t>
      </w:r>
      <w:r w:rsidRPr="69B19808" w:rsidR="62F580C8">
        <w:rPr>
          <w:rFonts w:ascii="Times New Roman" w:hAnsi="Times New Roman" w:eastAsia="Times New Roman" w:cs="Times New Roman"/>
          <w:sz w:val="24"/>
          <w:szCs w:val="24"/>
        </w:rPr>
        <w:t xml:space="preserve"> also</w:t>
      </w:r>
      <w:r w:rsidRPr="69B19808" w:rsidR="4DD04AA5">
        <w:rPr>
          <w:rFonts w:ascii="Times New Roman" w:hAnsi="Times New Roman" w:eastAsia="Times New Roman" w:cs="Times New Roman"/>
          <w:sz w:val="24"/>
          <w:szCs w:val="24"/>
        </w:rPr>
        <w:t xml:space="preserve"> computed</w:t>
      </w:r>
      <w:r w:rsidRPr="69B19808" w:rsidR="62744B89">
        <w:rPr>
          <w:rFonts w:ascii="Times New Roman" w:hAnsi="Times New Roman" w:eastAsia="Times New Roman" w:cs="Times New Roman"/>
          <w:sz w:val="24"/>
          <w:szCs w:val="24"/>
        </w:rPr>
        <w:t>.</w:t>
      </w:r>
      <w:r w:rsidRPr="69B19808" w:rsidR="2B79168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00B03AE5">
        <w:rPr>
          <w:rFonts w:ascii="Times New Roman" w:hAnsi="Times New Roman" w:eastAsia="Times New Roman" w:cs="Times New Roman"/>
          <w:sz w:val="24"/>
          <w:szCs w:val="24"/>
        </w:rPr>
        <w:t>The d</w:t>
      </w:r>
      <w:r w:rsidRPr="69B19808" w:rsidR="2B791680">
        <w:rPr>
          <w:rFonts w:ascii="Times New Roman" w:hAnsi="Times New Roman" w:eastAsia="Times New Roman" w:cs="Times New Roman"/>
          <w:sz w:val="24"/>
          <w:szCs w:val="24"/>
        </w:rPr>
        <w:t>ifferential gene expression</w:t>
      </w:r>
      <w:r w:rsidRPr="69B19808" w:rsidR="00B03AE5">
        <w:rPr>
          <w:rFonts w:ascii="Times New Roman" w:hAnsi="Times New Roman" w:eastAsia="Times New Roman" w:cs="Times New Roman"/>
          <w:sz w:val="24"/>
          <w:szCs w:val="24"/>
        </w:rPr>
        <w:t xml:space="preserve"> included in figure 2</w:t>
      </w:r>
      <w:r w:rsidRPr="69B19808" w:rsidR="2B791680">
        <w:rPr>
          <w:rFonts w:ascii="Times New Roman" w:hAnsi="Times New Roman" w:eastAsia="Times New Roman" w:cs="Times New Roman"/>
          <w:sz w:val="24"/>
          <w:szCs w:val="24"/>
        </w:rPr>
        <w:t xml:space="preserve"> between tumor and normal tissues in the </w:t>
      </w:r>
      <w:proofErr w:type="spellStart"/>
      <w:r w:rsidRPr="69B19808" w:rsidR="2B791680">
        <w:rPr>
          <w:rFonts w:ascii="Times New Roman" w:hAnsi="Times New Roman" w:eastAsia="Times New Roman" w:cs="Times New Roman"/>
          <w:sz w:val="24"/>
          <w:szCs w:val="24"/>
        </w:rPr>
        <w:t>Gene_DE</w:t>
      </w:r>
      <w:proofErr w:type="spellEnd"/>
      <w:r w:rsidRPr="69B19808" w:rsidR="2B791680">
        <w:rPr>
          <w:rFonts w:ascii="Times New Roman" w:hAnsi="Times New Roman" w:eastAsia="Times New Roman" w:cs="Times New Roman"/>
          <w:sz w:val="24"/>
          <w:szCs w:val="24"/>
        </w:rPr>
        <w:t xml:space="preserve"> module</w:t>
      </w:r>
      <w:r w:rsidRPr="69B19808" w:rsidR="1F9EE4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2B791680">
        <w:rPr>
          <w:rFonts w:ascii="Times New Roman" w:hAnsi="Times New Roman" w:eastAsia="Times New Roman" w:cs="Times New Roman"/>
          <w:sz w:val="24"/>
          <w:szCs w:val="24"/>
        </w:rPr>
        <w:t xml:space="preserve">include: </w:t>
      </w:r>
      <w:r w:rsidRPr="69B19808" w:rsidR="1C6B4E82">
        <w:rPr>
          <w:rFonts w:ascii="Times New Roman" w:hAnsi="Times New Roman" w:eastAsia="Times New Roman" w:cs="Times New Roman"/>
          <w:sz w:val="24"/>
          <w:szCs w:val="24"/>
        </w:rPr>
        <w:t>Bladder Urothelial Carcinoma</w:t>
      </w:r>
      <w:r w:rsidRPr="69B19808" w:rsidR="053412E3">
        <w:rPr>
          <w:rFonts w:ascii="Times New Roman" w:hAnsi="Times New Roman" w:eastAsia="Times New Roman" w:cs="Times New Roman"/>
          <w:sz w:val="24"/>
          <w:szCs w:val="24"/>
        </w:rPr>
        <w:t xml:space="preserve"> (BLCA)</w:t>
      </w:r>
      <w:r w:rsidRPr="69B19808" w:rsidR="1C6B4E82">
        <w:rPr>
          <w:rFonts w:ascii="Times New Roman" w:hAnsi="Times New Roman" w:eastAsia="Times New Roman" w:cs="Times New Roman"/>
          <w:sz w:val="24"/>
          <w:szCs w:val="24"/>
        </w:rPr>
        <w:t>,</w:t>
      </w:r>
      <w:r w:rsidRPr="69B19808" w:rsidR="1D29343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44F5C6EA">
        <w:rPr>
          <w:rFonts w:ascii="Times New Roman" w:hAnsi="Times New Roman" w:eastAsia="Times New Roman" w:cs="Times New Roman"/>
          <w:sz w:val="24"/>
          <w:szCs w:val="24"/>
        </w:rPr>
        <w:t>Cervical and Endocervical</w:t>
      </w:r>
      <w:r w:rsidRPr="69B19808" w:rsidR="7032AC3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44F5C6EA">
        <w:rPr>
          <w:rFonts w:ascii="Times New Roman" w:hAnsi="Times New Roman" w:eastAsia="Times New Roman" w:cs="Times New Roman"/>
          <w:sz w:val="24"/>
          <w:szCs w:val="24"/>
        </w:rPr>
        <w:t>Cancer</w:t>
      </w:r>
      <w:r w:rsidRPr="69B19808" w:rsidR="27EA022B">
        <w:rPr>
          <w:rFonts w:ascii="Times New Roman" w:hAnsi="Times New Roman" w:eastAsia="Times New Roman" w:cs="Times New Roman"/>
          <w:sz w:val="24"/>
          <w:szCs w:val="24"/>
        </w:rPr>
        <w:t xml:space="preserve"> (CESC)</w:t>
      </w:r>
      <w:r w:rsidRPr="69B19808" w:rsidR="1CA5E9E7">
        <w:rPr>
          <w:rFonts w:ascii="Times New Roman" w:hAnsi="Times New Roman" w:eastAsia="Times New Roman" w:cs="Times New Roman"/>
          <w:sz w:val="24"/>
          <w:szCs w:val="24"/>
        </w:rPr>
        <w:t>,</w:t>
      </w:r>
      <w:r w:rsidRPr="69B19808" w:rsidR="0504C07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095897C9">
        <w:rPr>
          <w:rFonts w:ascii="Times New Roman" w:hAnsi="Times New Roman" w:eastAsia="Times New Roman" w:cs="Times New Roman"/>
          <w:sz w:val="24"/>
          <w:szCs w:val="24"/>
        </w:rPr>
        <w:t>Cholangiocarcinoma</w:t>
      </w:r>
      <w:r w:rsidRPr="69B19808" w:rsidR="30B4586A">
        <w:rPr>
          <w:rFonts w:ascii="Times New Roman" w:hAnsi="Times New Roman" w:eastAsia="Times New Roman" w:cs="Times New Roman"/>
          <w:sz w:val="24"/>
          <w:szCs w:val="24"/>
        </w:rPr>
        <w:t xml:space="preserve"> (CHOL</w:t>
      </w:r>
      <w:r w:rsidRPr="69B19808" w:rsidR="552ADEFC">
        <w:rPr>
          <w:rFonts w:ascii="Times New Roman" w:hAnsi="Times New Roman" w:eastAsia="Times New Roman" w:cs="Times New Roman"/>
          <w:sz w:val="24"/>
          <w:szCs w:val="24"/>
        </w:rPr>
        <w:t>)</w:t>
      </w:r>
      <w:r w:rsidRPr="69B19808" w:rsidR="4A7A0348">
        <w:rPr>
          <w:rFonts w:ascii="Times New Roman" w:hAnsi="Times New Roman" w:eastAsia="Times New Roman" w:cs="Times New Roman"/>
          <w:sz w:val="24"/>
          <w:szCs w:val="24"/>
        </w:rPr>
        <w:t>,</w:t>
      </w:r>
      <w:r w:rsidRPr="69B19808" w:rsidR="552ADEF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35811D6D">
        <w:rPr>
          <w:rFonts w:ascii="Times New Roman" w:hAnsi="Times New Roman" w:eastAsia="Times New Roman" w:cs="Times New Roman"/>
          <w:sz w:val="24"/>
          <w:szCs w:val="24"/>
        </w:rPr>
        <w:t>Colon Adenocarcinoma</w:t>
      </w:r>
      <w:r w:rsidRPr="69B19808" w:rsidR="3AA1C150">
        <w:rPr>
          <w:rFonts w:ascii="Times New Roman" w:hAnsi="Times New Roman" w:eastAsia="Times New Roman" w:cs="Times New Roman"/>
          <w:sz w:val="24"/>
          <w:szCs w:val="24"/>
        </w:rPr>
        <w:t xml:space="preserve"> (COAD</w:t>
      </w:r>
      <w:r w:rsidRPr="69B19808" w:rsidR="552ADEFC">
        <w:rPr>
          <w:rFonts w:ascii="Times New Roman" w:hAnsi="Times New Roman" w:eastAsia="Times New Roman" w:cs="Times New Roman"/>
          <w:sz w:val="24"/>
          <w:szCs w:val="24"/>
        </w:rPr>
        <w:t>)</w:t>
      </w:r>
      <w:r w:rsidRPr="69B19808" w:rsidR="69CCFD97">
        <w:rPr>
          <w:rFonts w:ascii="Times New Roman" w:hAnsi="Times New Roman" w:eastAsia="Times New Roman" w:cs="Times New Roman"/>
          <w:sz w:val="24"/>
          <w:szCs w:val="24"/>
        </w:rPr>
        <w:t>,</w:t>
      </w:r>
      <w:r w:rsidRPr="69B19808" w:rsidR="4BAC264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366B0809">
        <w:rPr>
          <w:rFonts w:ascii="Times New Roman" w:hAnsi="Times New Roman" w:eastAsia="Times New Roman" w:cs="Times New Roman"/>
          <w:sz w:val="24"/>
          <w:szCs w:val="24"/>
        </w:rPr>
        <w:t>Esophageal Carcinoma</w:t>
      </w:r>
      <w:r w:rsidRPr="69B19808" w:rsidR="71F209B2">
        <w:rPr>
          <w:rFonts w:ascii="Times New Roman" w:hAnsi="Times New Roman" w:eastAsia="Times New Roman" w:cs="Times New Roman"/>
          <w:sz w:val="24"/>
          <w:szCs w:val="24"/>
        </w:rPr>
        <w:t xml:space="preserve"> (ESCA</w:t>
      </w:r>
      <w:r w:rsidRPr="69B19808" w:rsidR="552ADEFC">
        <w:rPr>
          <w:rFonts w:ascii="Times New Roman" w:hAnsi="Times New Roman" w:eastAsia="Times New Roman" w:cs="Times New Roman"/>
          <w:sz w:val="24"/>
          <w:szCs w:val="24"/>
        </w:rPr>
        <w:t>)</w:t>
      </w:r>
      <w:r w:rsidRPr="69B19808" w:rsidR="0506EF67">
        <w:rPr>
          <w:rFonts w:ascii="Times New Roman" w:hAnsi="Times New Roman" w:eastAsia="Times New Roman" w:cs="Times New Roman"/>
          <w:sz w:val="24"/>
          <w:szCs w:val="24"/>
        </w:rPr>
        <w:t>,</w:t>
      </w:r>
      <w:r w:rsidRPr="69B19808" w:rsidR="7699429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2B1A720D">
        <w:rPr>
          <w:rFonts w:ascii="Times New Roman" w:hAnsi="Times New Roman" w:eastAsia="Times New Roman" w:cs="Times New Roman"/>
          <w:sz w:val="24"/>
          <w:szCs w:val="24"/>
        </w:rPr>
        <w:t>Glioblastoma Multiforme</w:t>
      </w:r>
      <w:r w:rsidRPr="69B19808" w:rsidR="3D914930">
        <w:rPr>
          <w:rFonts w:ascii="Times New Roman" w:hAnsi="Times New Roman" w:eastAsia="Times New Roman" w:cs="Times New Roman"/>
          <w:sz w:val="24"/>
          <w:szCs w:val="24"/>
        </w:rPr>
        <w:t xml:space="preserve"> (GBM</w:t>
      </w:r>
      <w:r w:rsidRPr="69B19808" w:rsidR="552ADEFC">
        <w:rPr>
          <w:rFonts w:ascii="Times New Roman" w:hAnsi="Times New Roman" w:eastAsia="Times New Roman" w:cs="Times New Roman"/>
          <w:sz w:val="24"/>
          <w:szCs w:val="24"/>
        </w:rPr>
        <w:t>)</w:t>
      </w:r>
      <w:r w:rsidRPr="69B19808" w:rsidR="6D61DB0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9B19808" w:rsidR="72DB907E">
        <w:rPr>
          <w:rFonts w:ascii="Times New Roman" w:hAnsi="Times New Roman" w:eastAsia="Times New Roman" w:cs="Times New Roman"/>
          <w:sz w:val="24"/>
          <w:szCs w:val="24"/>
        </w:rPr>
        <w:t>Head and Neck Cancer</w:t>
      </w:r>
      <w:r w:rsidRPr="69B19808" w:rsidR="1CEDE6AF">
        <w:rPr>
          <w:rFonts w:ascii="Times New Roman" w:hAnsi="Times New Roman" w:eastAsia="Times New Roman" w:cs="Times New Roman"/>
          <w:sz w:val="24"/>
          <w:szCs w:val="24"/>
        </w:rPr>
        <w:t xml:space="preserve"> (HNSC</w:t>
      </w:r>
      <w:r w:rsidRPr="69B19808" w:rsidR="552ADEFC">
        <w:rPr>
          <w:rFonts w:ascii="Times New Roman" w:hAnsi="Times New Roman" w:eastAsia="Times New Roman" w:cs="Times New Roman"/>
          <w:sz w:val="24"/>
          <w:szCs w:val="24"/>
        </w:rPr>
        <w:t>)</w:t>
      </w:r>
      <w:r w:rsidRPr="69B19808" w:rsidR="2ABBCD2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9B19808" w:rsidR="4F0B9FFB">
        <w:rPr>
          <w:rFonts w:ascii="Times New Roman" w:hAnsi="Times New Roman" w:eastAsia="Times New Roman" w:cs="Times New Roman"/>
          <w:sz w:val="24"/>
          <w:szCs w:val="24"/>
        </w:rPr>
        <w:t xml:space="preserve">Kidney </w:t>
      </w:r>
      <w:r w:rsidRPr="69B19808" w:rsidR="643DB216">
        <w:rPr>
          <w:rFonts w:ascii="Times New Roman" w:hAnsi="Times New Roman" w:eastAsia="Times New Roman" w:cs="Times New Roman"/>
          <w:sz w:val="24"/>
          <w:szCs w:val="24"/>
        </w:rPr>
        <w:t>Chromophobe (KICH</w:t>
      </w:r>
      <w:r w:rsidRPr="69B19808" w:rsidR="552ADEFC">
        <w:rPr>
          <w:rFonts w:ascii="Times New Roman" w:hAnsi="Times New Roman" w:eastAsia="Times New Roman" w:cs="Times New Roman"/>
          <w:sz w:val="24"/>
          <w:szCs w:val="24"/>
        </w:rPr>
        <w:t>)</w:t>
      </w:r>
      <w:r w:rsidRPr="69B19808" w:rsidR="4C4B9ED5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9B19808" w:rsidR="29B58AF7">
        <w:rPr>
          <w:rFonts w:ascii="Times New Roman" w:hAnsi="Times New Roman" w:eastAsia="Times New Roman" w:cs="Times New Roman"/>
          <w:sz w:val="24"/>
          <w:szCs w:val="24"/>
        </w:rPr>
        <w:t xml:space="preserve">Kidney Renal </w:t>
      </w:r>
      <w:proofErr w:type="spellStart"/>
      <w:r w:rsidRPr="69B19808" w:rsidR="29B58AF7">
        <w:rPr>
          <w:rFonts w:ascii="Times New Roman" w:hAnsi="Times New Roman" w:eastAsia="Times New Roman" w:cs="Times New Roman"/>
          <w:sz w:val="24"/>
          <w:szCs w:val="24"/>
        </w:rPr>
        <w:t>Cler</w:t>
      </w:r>
      <w:proofErr w:type="spellEnd"/>
      <w:r w:rsidRPr="69B19808" w:rsidR="29B58AF7">
        <w:rPr>
          <w:rFonts w:ascii="Times New Roman" w:hAnsi="Times New Roman" w:eastAsia="Times New Roman" w:cs="Times New Roman"/>
          <w:sz w:val="24"/>
          <w:szCs w:val="24"/>
        </w:rPr>
        <w:t xml:space="preserve"> Cell Carcinoma</w:t>
      </w:r>
      <w:r w:rsidRPr="69B19808" w:rsidR="035105E5">
        <w:rPr>
          <w:rFonts w:ascii="Times New Roman" w:hAnsi="Times New Roman" w:eastAsia="Times New Roman" w:cs="Times New Roman"/>
          <w:sz w:val="24"/>
          <w:szCs w:val="24"/>
        </w:rPr>
        <w:t xml:space="preserve"> (KIRC</w:t>
      </w:r>
      <w:r w:rsidRPr="69B19808" w:rsidR="552ADEFC">
        <w:rPr>
          <w:rFonts w:ascii="Times New Roman" w:hAnsi="Times New Roman" w:eastAsia="Times New Roman" w:cs="Times New Roman"/>
          <w:sz w:val="24"/>
          <w:szCs w:val="24"/>
        </w:rPr>
        <w:t>)</w:t>
      </w:r>
      <w:r w:rsidRPr="69B19808" w:rsidR="59036225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9B19808" w:rsidR="64F4C505">
        <w:rPr>
          <w:rFonts w:ascii="Times New Roman" w:hAnsi="Times New Roman" w:eastAsia="Times New Roman" w:cs="Times New Roman"/>
          <w:sz w:val="24"/>
          <w:szCs w:val="24"/>
        </w:rPr>
        <w:t>Liver Hepatocellular Carcinoma</w:t>
      </w:r>
      <w:r w:rsidRPr="69B19808" w:rsidR="3F0E65DB">
        <w:rPr>
          <w:rFonts w:ascii="Times New Roman" w:hAnsi="Times New Roman" w:eastAsia="Times New Roman" w:cs="Times New Roman"/>
          <w:sz w:val="24"/>
          <w:szCs w:val="24"/>
        </w:rPr>
        <w:t xml:space="preserve"> (LIHC</w:t>
      </w:r>
      <w:r w:rsidRPr="69B19808" w:rsidR="552ADEFC">
        <w:rPr>
          <w:rFonts w:ascii="Times New Roman" w:hAnsi="Times New Roman" w:eastAsia="Times New Roman" w:cs="Times New Roman"/>
          <w:sz w:val="24"/>
          <w:szCs w:val="24"/>
        </w:rPr>
        <w:t>)</w:t>
      </w:r>
      <w:r w:rsidRPr="69B19808" w:rsidR="23827953">
        <w:rPr>
          <w:rFonts w:ascii="Times New Roman" w:hAnsi="Times New Roman" w:eastAsia="Times New Roman" w:cs="Times New Roman"/>
          <w:sz w:val="24"/>
          <w:szCs w:val="24"/>
        </w:rPr>
        <w:t>,</w:t>
      </w:r>
      <w:r w:rsidRPr="69B19808" w:rsidR="353E27C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4D3E99A1">
        <w:rPr>
          <w:rFonts w:ascii="Times New Roman" w:hAnsi="Times New Roman" w:eastAsia="Times New Roman" w:cs="Times New Roman"/>
          <w:sz w:val="24"/>
          <w:szCs w:val="24"/>
        </w:rPr>
        <w:t>Lung Adenocarcinoma</w:t>
      </w:r>
      <w:r w:rsidRPr="69B19808" w:rsidR="21F3A89E">
        <w:rPr>
          <w:rFonts w:ascii="Times New Roman" w:hAnsi="Times New Roman" w:eastAsia="Times New Roman" w:cs="Times New Roman"/>
          <w:sz w:val="24"/>
          <w:szCs w:val="24"/>
        </w:rPr>
        <w:t xml:space="preserve"> (LUAD</w:t>
      </w:r>
      <w:r w:rsidRPr="69B19808" w:rsidR="552ADEFC">
        <w:rPr>
          <w:rFonts w:ascii="Times New Roman" w:hAnsi="Times New Roman" w:eastAsia="Times New Roman" w:cs="Times New Roman"/>
          <w:sz w:val="24"/>
          <w:szCs w:val="24"/>
        </w:rPr>
        <w:t>)</w:t>
      </w:r>
      <w:r w:rsidRPr="69B19808" w:rsidR="0FC14F91">
        <w:rPr>
          <w:rFonts w:ascii="Times New Roman" w:hAnsi="Times New Roman" w:eastAsia="Times New Roman" w:cs="Times New Roman"/>
          <w:sz w:val="24"/>
          <w:szCs w:val="24"/>
        </w:rPr>
        <w:t>,</w:t>
      </w:r>
      <w:r w:rsidRPr="69B19808" w:rsidR="70A98D0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552ADEFC">
        <w:rPr>
          <w:rFonts w:ascii="Times New Roman" w:hAnsi="Times New Roman" w:eastAsia="Times New Roman" w:cs="Times New Roman"/>
          <w:sz w:val="24"/>
          <w:szCs w:val="24"/>
        </w:rPr>
        <w:t>(</w:t>
      </w:r>
      <w:r w:rsidRPr="69B19808" w:rsidR="61C22B4E">
        <w:rPr>
          <w:rFonts w:ascii="Times New Roman" w:hAnsi="Times New Roman" w:eastAsia="Times New Roman" w:cs="Times New Roman"/>
          <w:sz w:val="24"/>
          <w:szCs w:val="24"/>
        </w:rPr>
        <w:t>Lung Squamous Cell Carcinoma</w:t>
      </w:r>
      <w:r w:rsidRPr="69B19808" w:rsidR="1BD9A64A">
        <w:rPr>
          <w:rFonts w:ascii="Times New Roman" w:hAnsi="Times New Roman" w:eastAsia="Times New Roman" w:cs="Times New Roman"/>
          <w:sz w:val="24"/>
          <w:szCs w:val="24"/>
        </w:rPr>
        <w:t xml:space="preserve"> (LUSC</w:t>
      </w:r>
      <w:r w:rsidRPr="69B19808" w:rsidR="552ADEFC">
        <w:rPr>
          <w:rFonts w:ascii="Times New Roman" w:hAnsi="Times New Roman" w:eastAsia="Times New Roman" w:cs="Times New Roman"/>
          <w:sz w:val="24"/>
          <w:szCs w:val="24"/>
        </w:rPr>
        <w:t>)</w:t>
      </w:r>
      <w:r w:rsidRPr="69B19808" w:rsidR="6078F4A3">
        <w:rPr>
          <w:rFonts w:ascii="Times New Roman" w:hAnsi="Times New Roman" w:eastAsia="Times New Roman" w:cs="Times New Roman"/>
          <w:sz w:val="24"/>
          <w:szCs w:val="24"/>
        </w:rPr>
        <w:t>,</w:t>
      </w:r>
      <w:r w:rsidRPr="69B19808" w:rsidR="3FBCB73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3558C5BC">
        <w:rPr>
          <w:rFonts w:ascii="Times New Roman" w:hAnsi="Times New Roman" w:eastAsia="Times New Roman" w:cs="Times New Roman"/>
          <w:sz w:val="24"/>
          <w:szCs w:val="24"/>
        </w:rPr>
        <w:t>Pancreatic Adenocarcinoma</w:t>
      </w:r>
      <w:r w:rsidRPr="69B19808" w:rsidR="5C5BF2E9">
        <w:rPr>
          <w:rFonts w:ascii="Times New Roman" w:hAnsi="Times New Roman" w:eastAsia="Times New Roman" w:cs="Times New Roman"/>
          <w:sz w:val="24"/>
          <w:szCs w:val="24"/>
        </w:rPr>
        <w:t xml:space="preserve"> (PAAD</w:t>
      </w:r>
      <w:r w:rsidRPr="69B19808" w:rsidR="552ADEFC">
        <w:rPr>
          <w:rFonts w:ascii="Times New Roman" w:hAnsi="Times New Roman" w:eastAsia="Times New Roman" w:cs="Times New Roman"/>
          <w:sz w:val="24"/>
          <w:szCs w:val="24"/>
        </w:rPr>
        <w:t>)</w:t>
      </w:r>
      <w:r w:rsidRPr="69B19808" w:rsidR="63CBE22A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9B19808" w:rsidR="44D605C8">
        <w:rPr>
          <w:rFonts w:ascii="Times New Roman" w:hAnsi="Times New Roman" w:eastAsia="Times New Roman" w:cs="Times New Roman"/>
          <w:sz w:val="24"/>
          <w:szCs w:val="24"/>
        </w:rPr>
        <w:t>Pheochromocytoma and Paraganglioma</w:t>
      </w:r>
      <w:r w:rsidRPr="69B19808" w:rsidR="47C8CA55">
        <w:rPr>
          <w:rFonts w:ascii="Times New Roman" w:hAnsi="Times New Roman" w:eastAsia="Times New Roman" w:cs="Times New Roman"/>
          <w:sz w:val="24"/>
          <w:szCs w:val="24"/>
        </w:rPr>
        <w:t xml:space="preserve"> (PCPG</w:t>
      </w:r>
      <w:r w:rsidRPr="69B19808" w:rsidR="552ADEFC">
        <w:rPr>
          <w:rFonts w:ascii="Times New Roman" w:hAnsi="Times New Roman" w:eastAsia="Times New Roman" w:cs="Times New Roman"/>
          <w:sz w:val="24"/>
          <w:szCs w:val="24"/>
        </w:rPr>
        <w:t>)</w:t>
      </w:r>
      <w:r w:rsidRPr="69B19808" w:rsidR="20B6DA3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9B19808" w:rsidR="49398047">
        <w:rPr>
          <w:rFonts w:ascii="Times New Roman" w:hAnsi="Times New Roman" w:eastAsia="Times New Roman" w:cs="Times New Roman"/>
          <w:sz w:val="24"/>
          <w:szCs w:val="24"/>
        </w:rPr>
        <w:t>Prostate Adenocarcinoma</w:t>
      </w:r>
      <w:r w:rsidRPr="69B19808" w:rsidR="3C1AB6FE">
        <w:rPr>
          <w:rFonts w:ascii="Times New Roman" w:hAnsi="Times New Roman" w:eastAsia="Times New Roman" w:cs="Times New Roman"/>
          <w:sz w:val="24"/>
          <w:szCs w:val="24"/>
        </w:rPr>
        <w:t xml:space="preserve"> (PRAD</w:t>
      </w:r>
      <w:r w:rsidRPr="69B19808" w:rsidR="552ADEFC">
        <w:rPr>
          <w:rFonts w:ascii="Times New Roman" w:hAnsi="Times New Roman" w:eastAsia="Times New Roman" w:cs="Times New Roman"/>
          <w:sz w:val="24"/>
          <w:szCs w:val="24"/>
        </w:rPr>
        <w:t>)</w:t>
      </w:r>
      <w:r w:rsidRPr="69B19808" w:rsidR="52A3FC1F">
        <w:rPr>
          <w:rFonts w:ascii="Times New Roman" w:hAnsi="Times New Roman" w:eastAsia="Times New Roman" w:cs="Times New Roman"/>
          <w:sz w:val="24"/>
          <w:szCs w:val="24"/>
        </w:rPr>
        <w:t>,</w:t>
      </w:r>
      <w:r w:rsidRPr="69B19808" w:rsidR="56DEAFF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2C1EC30A">
        <w:rPr>
          <w:rFonts w:ascii="Times New Roman" w:hAnsi="Times New Roman" w:eastAsia="Times New Roman" w:cs="Times New Roman"/>
          <w:sz w:val="24"/>
          <w:szCs w:val="24"/>
        </w:rPr>
        <w:t>Rectum Adenocarcinoma</w:t>
      </w:r>
      <w:r w:rsidRPr="69B19808" w:rsidR="2C5DD15E">
        <w:rPr>
          <w:rFonts w:ascii="Times New Roman" w:hAnsi="Times New Roman" w:eastAsia="Times New Roman" w:cs="Times New Roman"/>
          <w:sz w:val="24"/>
          <w:szCs w:val="24"/>
        </w:rPr>
        <w:t xml:space="preserve"> (READ</w:t>
      </w:r>
      <w:r w:rsidRPr="69B19808" w:rsidR="552ADEFC">
        <w:rPr>
          <w:rFonts w:ascii="Times New Roman" w:hAnsi="Times New Roman" w:eastAsia="Times New Roman" w:cs="Times New Roman"/>
          <w:sz w:val="24"/>
          <w:szCs w:val="24"/>
        </w:rPr>
        <w:t>)</w:t>
      </w:r>
      <w:r w:rsidRPr="69B19808" w:rsidR="58AE9C9F">
        <w:rPr>
          <w:rFonts w:ascii="Times New Roman" w:hAnsi="Times New Roman" w:eastAsia="Times New Roman" w:cs="Times New Roman"/>
          <w:sz w:val="24"/>
          <w:szCs w:val="24"/>
        </w:rPr>
        <w:t>,</w:t>
      </w:r>
      <w:r w:rsidRPr="69B19808" w:rsidR="797CE2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484F302B">
        <w:rPr>
          <w:rFonts w:ascii="Times New Roman" w:hAnsi="Times New Roman" w:eastAsia="Times New Roman" w:cs="Times New Roman"/>
          <w:sz w:val="24"/>
          <w:szCs w:val="24"/>
        </w:rPr>
        <w:t>Skin Cutaneous Melanoma</w:t>
      </w:r>
      <w:r w:rsidRPr="69B19808" w:rsidR="1FAFBDED">
        <w:rPr>
          <w:rFonts w:ascii="Times New Roman" w:hAnsi="Times New Roman" w:eastAsia="Times New Roman" w:cs="Times New Roman"/>
          <w:sz w:val="24"/>
          <w:szCs w:val="24"/>
        </w:rPr>
        <w:t xml:space="preserve"> (SKCM</w:t>
      </w:r>
      <w:r w:rsidRPr="69B19808" w:rsidR="552ADEFC">
        <w:rPr>
          <w:rFonts w:ascii="Times New Roman" w:hAnsi="Times New Roman" w:eastAsia="Times New Roman" w:cs="Times New Roman"/>
          <w:sz w:val="24"/>
          <w:szCs w:val="24"/>
        </w:rPr>
        <w:t>)</w:t>
      </w:r>
      <w:r w:rsidRPr="69B19808" w:rsidR="32149E8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9B19808" w:rsidR="58D68154">
        <w:rPr>
          <w:rFonts w:ascii="Times New Roman" w:hAnsi="Times New Roman" w:eastAsia="Times New Roman" w:cs="Times New Roman"/>
          <w:sz w:val="24"/>
          <w:szCs w:val="24"/>
        </w:rPr>
        <w:t>Stomach Adenocarcinoma</w:t>
      </w:r>
      <w:r w:rsidRPr="69B19808" w:rsidR="6E9CA2B9">
        <w:rPr>
          <w:rFonts w:ascii="Times New Roman" w:hAnsi="Times New Roman" w:eastAsia="Times New Roman" w:cs="Times New Roman"/>
          <w:sz w:val="24"/>
          <w:szCs w:val="24"/>
        </w:rPr>
        <w:t xml:space="preserve"> (STAD</w:t>
      </w:r>
      <w:r w:rsidRPr="69B19808" w:rsidR="552ADEFC">
        <w:rPr>
          <w:rFonts w:ascii="Times New Roman" w:hAnsi="Times New Roman" w:eastAsia="Times New Roman" w:cs="Times New Roman"/>
          <w:sz w:val="24"/>
          <w:szCs w:val="24"/>
        </w:rPr>
        <w:t>)</w:t>
      </w:r>
      <w:r w:rsidRPr="69B19808" w:rsidR="61AA5CC0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9B19808" w:rsidR="69CEB1E3">
        <w:rPr>
          <w:rFonts w:ascii="Times New Roman" w:hAnsi="Times New Roman" w:eastAsia="Times New Roman" w:cs="Times New Roman"/>
          <w:sz w:val="24"/>
          <w:szCs w:val="24"/>
        </w:rPr>
        <w:t>Thyroid Carcinoma</w:t>
      </w:r>
      <w:r w:rsidRPr="69B19808" w:rsidR="5F7E7A36">
        <w:rPr>
          <w:rFonts w:ascii="Times New Roman" w:hAnsi="Times New Roman" w:eastAsia="Times New Roman" w:cs="Times New Roman"/>
          <w:sz w:val="24"/>
          <w:szCs w:val="24"/>
        </w:rPr>
        <w:t xml:space="preserve"> (THCA</w:t>
      </w:r>
      <w:r w:rsidRPr="69B19808" w:rsidR="552ADEFC">
        <w:rPr>
          <w:rFonts w:ascii="Times New Roman" w:hAnsi="Times New Roman" w:eastAsia="Times New Roman" w:cs="Times New Roman"/>
          <w:sz w:val="24"/>
          <w:szCs w:val="24"/>
        </w:rPr>
        <w:t>)</w:t>
      </w:r>
      <w:r w:rsidRPr="69B19808" w:rsidR="0412C13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9B19808" w:rsidR="214A7F6B">
        <w:rPr>
          <w:rFonts w:ascii="Times New Roman" w:hAnsi="Times New Roman" w:eastAsia="Times New Roman" w:cs="Times New Roman"/>
          <w:sz w:val="24"/>
          <w:szCs w:val="24"/>
        </w:rPr>
        <w:t>Uterine Corpus Endometrial Carcinoma</w:t>
      </w:r>
      <w:r w:rsidRPr="69B19808" w:rsidR="67F8081A">
        <w:rPr>
          <w:rFonts w:ascii="Times New Roman" w:hAnsi="Times New Roman" w:eastAsia="Times New Roman" w:cs="Times New Roman"/>
          <w:sz w:val="24"/>
          <w:szCs w:val="24"/>
        </w:rPr>
        <w:t xml:space="preserve"> (UCEC</w:t>
      </w:r>
      <w:r w:rsidRPr="69B19808" w:rsidR="552ADEFC">
        <w:rPr>
          <w:rFonts w:ascii="Times New Roman" w:hAnsi="Times New Roman" w:eastAsia="Times New Roman" w:cs="Times New Roman"/>
          <w:sz w:val="24"/>
          <w:szCs w:val="24"/>
        </w:rPr>
        <w:t>)</w:t>
      </w:r>
      <w:r w:rsidRPr="69B19808" w:rsidR="1F472352">
        <w:rPr>
          <w:rFonts w:ascii="Times New Roman" w:hAnsi="Times New Roman" w:eastAsia="Times New Roman" w:cs="Times New Roman"/>
          <w:sz w:val="24"/>
          <w:szCs w:val="24"/>
        </w:rPr>
        <w:t>.</w:t>
      </w:r>
      <w:r w:rsidRPr="69B19808" w:rsidR="007D21F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00D07DC1">
        <w:rPr>
          <w:rFonts w:ascii="Times New Roman" w:hAnsi="Times New Roman" w:eastAsia="Times New Roman" w:cs="Times New Roman"/>
          <w:sz w:val="24"/>
          <w:szCs w:val="24"/>
        </w:rPr>
        <w:t xml:space="preserve">Although </w:t>
      </w:r>
      <w:r w:rsidRPr="69B19808" w:rsidR="009B7079">
        <w:rPr>
          <w:rFonts w:ascii="Times New Roman" w:hAnsi="Times New Roman" w:eastAsia="Times New Roman" w:cs="Times New Roman"/>
          <w:sz w:val="24"/>
          <w:szCs w:val="24"/>
        </w:rPr>
        <w:t xml:space="preserve">this study only focuses on </w:t>
      </w:r>
      <w:r w:rsidRPr="69B19808" w:rsidR="00D07DC1">
        <w:rPr>
          <w:rFonts w:ascii="Times New Roman" w:hAnsi="Times New Roman" w:eastAsia="Times New Roman" w:cs="Times New Roman"/>
          <w:sz w:val="24"/>
          <w:szCs w:val="24"/>
        </w:rPr>
        <w:t xml:space="preserve">breast cancer, </w:t>
      </w:r>
      <w:r w:rsidRPr="69B19808" w:rsidR="009B7079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proofErr w:type="spellStart"/>
      <w:r w:rsidRPr="69B19808" w:rsidR="009B7079">
        <w:rPr>
          <w:rFonts w:ascii="Times New Roman" w:hAnsi="Times New Roman" w:eastAsia="Times New Roman" w:cs="Times New Roman"/>
          <w:sz w:val="24"/>
          <w:szCs w:val="24"/>
        </w:rPr>
        <w:t>Gene_DE</w:t>
      </w:r>
      <w:proofErr w:type="spellEnd"/>
      <w:r w:rsidRPr="69B19808" w:rsidR="009B7079">
        <w:rPr>
          <w:rFonts w:ascii="Times New Roman" w:hAnsi="Times New Roman" w:eastAsia="Times New Roman" w:cs="Times New Roman"/>
          <w:sz w:val="24"/>
          <w:szCs w:val="24"/>
        </w:rPr>
        <w:t xml:space="preserve"> module includes all TCGA tumors, so </w:t>
      </w:r>
      <w:r w:rsidRPr="69B19808" w:rsidR="00D07DC1">
        <w:rPr>
          <w:rFonts w:ascii="Times New Roman" w:hAnsi="Times New Roman" w:eastAsia="Times New Roman" w:cs="Times New Roman"/>
          <w:sz w:val="24"/>
          <w:szCs w:val="24"/>
        </w:rPr>
        <w:t>d</w:t>
      </w:r>
      <w:r w:rsidRPr="69B19808" w:rsidR="007D21FD">
        <w:rPr>
          <w:rFonts w:ascii="Times New Roman" w:hAnsi="Times New Roman" w:eastAsia="Times New Roman" w:cs="Times New Roman"/>
          <w:sz w:val="24"/>
          <w:szCs w:val="24"/>
        </w:rPr>
        <w:t>ata about other tumors were included</w:t>
      </w:r>
      <w:r w:rsidRPr="69B19808" w:rsidR="009B7079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734D76" w:rsidR="71D3F6CA" w:rsidP="7C055B5B" w:rsidRDefault="00575B5C" w14:textId="56E9162A" w14:paraId="54662C69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ACF9CB2" wp14:editId="3C579B22">
                <wp:simplePos x="0" y="0"/>
                <wp:positionH relativeFrom="column">
                  <wp:posOffset>486</wp:posOffset>
                </wp:positionH>
                <wp:positionV relativeFrom="paragraph">
                  <wp:posOffset>1386939</wp:posOffset>
                </wp:positionV>
                <wp:extent cx="6101861" cy="2949624"/>
                <wp:effectExtent l="0" t="0" r="6985" b="0"/>
                <wp:wrapTight wrapText="bothSides">
                  <wp:wrapPolygon edited="0">
                    <wp:start x="0" y="0"/>
                    <wp:lineTo x="0" y="21298"/>
                    <wp:lineTo x="180" y="21484"/>
                    <wp:lineTo x="16769" y="21484"/>
                    <wp:lineTo x="21580" y="21298"/>
                    <wp:lineTo x="21580" y="0"/>
                    <wp:lineTo x="0" y="0"/>
                  </wp:wrapPolygon>
                </wp:wrapTight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1861" cy="2949624"/>
                          <a:chOff x="0" y="0"/>
                          <a:chExt cx="6101861" cy="2949624"/>
                        </a:xfrm>
                      </wpg:grpSpPr>
                      <pic:pic xmlns:pic="http://schemas.openxmlformats.org/drawingml/2006/picture">
                        <pic:nvPicPr>
                          <pic:cNvPr id="1806864222" name="Picture 1806864222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0338" y="52754"/>
                            <a:ext cx="4659630" cy="2896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4783015" y="105508"/>
                            <a:ext cx="1318846" cy="27344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Pr="00734D76" w:rsidR="00575B5C" w:rsidP="00734D76" w:rsidRDefault="00575B5C" w14:paraId="0C71E39B" w14:textId="7A23EB84">
                              <w:pPr>
                                <w:spacing w:line="240" w:lineRule="auto"/>
                                <w:jc w:val="both"/>
                                <w:rPr>
                                  <w:rFonts w:ascii="Times New Roman" w:hAnsi="Times New Roman" w:eastAsia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34D76">
                                <w:rPr>
                                  <w:rFonts w:ascii="Times New Roman" w:hAnsi="Times New Roman" w:eastAsia="Times New Roman" w:cs="Times New Roman"/>
                                  <w:sz w:val="20"/>
                                  <w:szCs w:val="20"/>
                                </w:rPr>
                                <w:t>Figure</w:t>
                              </w:r>
                              <w:r w:rsidR="00734D76">
                                <w:rPr>
                                  <w:rFonts w:ascii="Times New Roman" w:hAnsi="Times New Roman" w:eastAsia="Times New Roman" w:cs="Times New Roman"/>
                                  <w:sz w:val="20"/>
                                  <w:szCs w:val="20"/>
                                </w:rPr>
                                <w:t xml:space="preserve"> 3</w:t>
                              </w:r>
                              <w:r w:rsidRPr="00734D76">
                                <w:rPr>
                                  <w:rFonts w:ascii="Times New Roman" w:hAnsi="Times New Roman" w:eastAsia="Times New Roman" w:cs="Times New Roman"/>
                                  <w:sz w:val="20"/>
                                  <w:szCs w:val="20"/>
                                </w:rPr>
                                <w:t xml:space="preserve"> TDO2 expression levels in all TCGA tumors and its adjacent regular tissue samples within the TIMER 2.0 database (*p&lt;0.05, **p&lt;0.01, ***p&lt;0.001) Bars are colored as follows: red = tumor tissues, blue = normal adjacent tissues, purple = tumor and normal tissues</w:t>
                              </w:r>
                            </w:p>
                            <w:p w:rsidRPr="00D266E2" w:rsidR="00575B5C" w:rsidP="00D266E2" w:rsidRDefault="00575B5C" w14:paraId="07915FC5" w14:textId="083579D8">
                              <w:pPr>
                                <w:spacing w:line="240" w:lineRule="auto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Frame 12"/>
                        <wps:cNvSpPr/>
                        <wps:spPr>
                          <a:xfrm>
                            <a:off x="0" y="0"/>
                            <a:ext cx="6101275" cy="2901462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style="position:absolute;left:0;text-align:left;margin-left:.05pt;margin-top:109.2pt;width:480.45pt;height:232.25pt;z-index:-251658239" coordsize="61018,29496" o:spid="_x0000_s1026" w14:anchorId="7ACF9CB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806864222" style="position:absolute;left:703;top:527;width:46596;height:28969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">
                  <v:imagedata o:title="" r:id="rId2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style="position:absolute;left:47830;top:1055;width:13188;height:27344;visibility:visible;mso-wrap-style:square;v-text-anchor:top" o:spid="_x0000_s1028" fillcolor="white [3201]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">
                  <v:textbox>
                    <w:txbxContent>
                      <w:p w:rsidRPr="00734D76" w:rsidR="00575B5C" w:rsidP="00734D76" w:rsidRDefault="00575B5C" w14:paraId="0C71E39B" w14:textId="7A23EB84">
                        <w:pPr>
                          <w:spacing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</w:rPr>
                        </w:pPr>
                        <w:r w:rsidRPr="00734D76"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</w:rPr>
                          <w:t>Figure</w:t>
                        </w:r>
                        <w:r w:rsidR="00734D76"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</w:rPr>
                          <w:t xml:space="preserve"> 3</w:t>
                        </w:r>
                        <w:r w:rsidRPr="00734D76"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</w:rPr>
                          <w:t xml:space="preserve"> TDO2 expression levels in all TCGA tumors and its adjacent regular tissue samples within the TIMER 2.0 database (*p&lt;0.05, **p&lt;0.01, ***p&lt;0.001) Bars are colored as follows: red = tumor tissues, blue = normal adjacent tissues, purple = tumor and normal tissues</w:t>
                        </w:r>
                      </w:p>
                      <w:p w:rsidRPr="00D266E2" w:rsidR="00575B5C" w:rsidP="00D266E2" w:rsidRDefault="00575B5C" w14:paraId="07915FC5" w14:textId="083579D8">
                        <w:pPr>
                          <w:spacing w:line="240" w:lineRule="auto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Frame 12" style="position:absolute;width:61012;height:29014;visibility:visible;mso-wrap-style:square;v-text-anchor:middle" coordsize="6101275,2901462" o:spid="_x0000_s1029" fillcolor="black [3213]" strokecolor="black [3213]" strokeweight="1pt" path="m,l6101275,r,2901462l,2901462,,xm,l,2901462r6101275,l6101275,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">
                  <v:stroke joinstyle="miter"/>
                  <v:path arrowok="t" o:connecttype="custom" o:connectlocs="0,0;6101275,0;6101275,2901462;0,2901462;0,0;0,0;0,2901462;6101275,2901462;6101275,0;0,0" o:connectangles="0,0,0,0,0,0,0,0,0,0"/>
                </v:shape>
                <w10:wrap type="tight"/>
              </v:group>
            </w:pict>
          </mc:Fallback>
        </mc:AlternateContent>
      </w:r>
      <w:r w:rsidRPr="3D8E01AF" w:rsidR="4F028CE6">
        <w:rPr>
          <w:rFonts w:ascii="Times New Roman" w:hAnsi="Times New Roman" w:eastAsia="Times New Roman" w:cs="Times New Roman"/>
          <w:sz w:val="24"/>
          <w:szCs w:val="24"/>
        </w:rPr>
        <w:t>Although all cancers were included</w:t>
      </w:r>
      <w:r w:rsidRPr="3D8E01AF" w:rsidR="1FEBD3BF">
        <w:rPr>
          <w:rFonts w:ascii="Times New Roman" w:hAnsi="Times New Roman" w:eastAsia="Times New Roman" w:cs="Times New Roman"/>
          <w:sz w:val="24"/>
          <w:szCs w:val="24"/>
        </w:rPr>
        <w:t xml:space="preserve"> in the data sample</w:t>
      </w:r>
      <w:r w:rsidRPr="3D8E01AF" w:rsidR="4F028CE6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3D8E01AF" w:rsidR="38A2C1C3">
        <w:rPr>
          <w:rFonts w:ascii="Times New Roman" w:hAnsi="Times New Roman" w:eastAsia="Times New Roman" w:cs="Times New Roman"/>
          <w:sz w:val="24"/>
          <w:szCs w:val="24"/>
        </w:rPr>
        <w:t xml:space="preserve">I </w:t>
      </w:r>
      <w:r w:rsidRPr="3D8E01AF" w:rsidR="1A53C238">
        <w:rPr>
          <w:rFonts w:ascii="Times New Roman" w:hAnsi="Times New Roman" w:eastAsia="Times New Roman" w:cs="Times New Roman"/>
          <w:sz w:val="24"/>
          <w:szCs w:val="24"/>
        </w:rPr>
        <w:t>investigated</w:t>
      </w:r>
      <w:r w:rsidRPr="3D8E01AF" w:rsidR="38A2C1C3">
        <w:rPr>
          <w:rFonts w:ascii="Times New Roman" w:hAnsi="Times New Roman" w:eastAsia="Times New Roman" w:cs="Times New Roman"/>
          <w:sz w:val="24"/>
          <w:szCs w:val="24"/>
        </w:rPr>
        <w:t xml:space="preserve"> t</w:t>
      </w:r>
      <w:r w:rsidRPr="3D8E01AF" w:rsidR="4C273007">
        <w:rPr>
          <w:rFonts w:ascii="Times New Roman" w:hAnsi="Times New Roman" w:eastAsia="Times New Roman" w:cs="Times New Roman"/>
          <w:sz w:val="24"/>
          <w:szCs w:val="24"/>
        </w:rPr>
        <w:t xml:space="preserve">he Breast Invasive Carcinoma </w:t>
      </w:r>
      <w:r w:rsidRPr="3D8E01AF" w:rsidR="029DA6CF">
        <w:rPr>
          <w:rFonts w:ascii="Times New Roman" w:hAnsi="Times New Roman" w:eastAsia="Times New Roman" w:cs="Times New Roman"/>
          <w:sz w:val="24"/>
          <w:szCs w:val="24"/>
        </w:rPr>
        <w:t xml:space="preserve">tumor </w:t>
      </w:r>
      <w:r w:rsidRPr="3D8E01AF" w:rsidR="4C273007">
        <w:rPr>
          <w:rFonts w:ascii="Times New Roman" w:hAnsi="Times New Roman" w:eastAsia="Times New Roman" w:cs="Times New Roman"/>
          <w:sz w:val="24"/>
          <w:szCs w:val="24"/>
        </w:rPr>
        <w:t>tissue</w:t>
      </w:r>
      <w:r w:rsidRPr="3D8E01AF" w:rsidR="020EDF46">
        <w:rPr>
          <w:rFonts w:ascii="Times New Roman" w:hAnsi="Times New Roman" w:eastAsia="Times New Roman" w:cs="Times New Roman"/>
          <w:sz w:val="24"/>
          <w:szCs w:val="24"/>
        </w:rPr>
        <w:t xml:space="preserve"> and tissues</w:t>
      </w:r>
      <w:r w:rsidRPr="3D8E01AF" w:rsidR="65CABD40">
        <w:rPr>
          <w:rFonts w:ascii="Times New Roman" w:hAnsi="Times New Roman" w:eastAsia="Times New Roman" w:cs="Times New Roman"/>
          <w:sz w:val="24"/>
          <w:szCs w:val="24"/>
        </w:rPr>
        <w:t xml:space="preserve"> specifically</w:t>
      </w:r>
      <w:r w:rsidRPr="3D8E01AF" w:rsidR="020EDF46">
        <w:rPr>
          <w:rFonts w:ascii="Times New Roman" w:hAnsi="Times New Roman" w:eastAsia="Times New Roman" w:cs="Times New Roman"/>
          <w:sz w:val="24"/>
          <w:szCs w:val="24"/>
        </w:rPr>
        <w:t>.</w:t>
      </w:r>
      <w:r w:rsidRPr="3D8E01AF" w:rsidR="3487A967">
        <w:rPr>
          <w:rFonts w:ascii="Times New Roman" w:hAnsi="Times New Roman" w:eastAsia="Times New Roman" w:cs="Times New Roman"/>
          <w:sz w:val="24"/>
          <w:szCs w:val="24"/>
        </w:rPr>
        <w:t xml:space="preserve"> According to Figure </w:t>
      </w:r>
      <w:r w:rsidRPr="3D8E01AF" w:rsidR="3DFABDE6">
        <w:rPr>
          <w:rFonts w:ascii="Times New Roman" w:hAnsi="Times New Roman" w:eastAsia="Times New Roman" w:cs="Times New Roman"/>
          <w:sz w:val="24"/>
          <w:szCs w:val="24"/>
        </w:rPr>
        <w:t>3</w:t>
      </w:r>
      <w:r w:rsidRPr="3D8E01AF" w:rsidR="3487A967">
        <w:rPr>
          <w:rFonts w:ascii="Times New Roman" w:hAnsi="Times New Roman" w:eastAsia="Times New Roman" w:cs="Times New Roman"/>
          <w:sz w:val="24"/>
          <w:szCs w:val="24"/>
        </w:rPr>
        <w:t>, t</w:t>
      </w:r>
      <w:r w:rsidRPr="3D8E01AF" w:rsidR="020EDF46">
        <w:rPr>
          <w:rFonts w:ascii="Times New Roman" w:hAnsi="Times New Roman" w:eastAsia="Times New Roman" w:cs="Times New Roman"/>
          <w:sz w:val="24"/>
          <w:szCs w:val="24"/>
        </w:rPr>
        <w:t>he BRCA tissues</w:t>
      </w:r>
      <w:r w:rsidRPr="3D8E01AF" w:rsidR="077EB91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D8E01AF" w:rsidR="20A73809">
        <w:rPr>
          <w:rFonts w:ascii="Times New Roman" w:hAnsi="Times New Roman" w:eastAsia="Times New Roman" w:cs="Times New Roman"/>
          <w:sz w:val="24"/>
          <w:szCs w:val="24"/>
        </w:rPr>
        <w:t>had</w:t>
      </w:r>
      <w:r w:rsidRPr="3D8E01AF" w:rsidR="4C273007">
        <w:rPr>
          <w:rFonts w:ascii="Times New Roman" w:hAnsi="Times New Roman" w:eastAsia="Times New Roman" w:cs="Times New Roman"/>
          <w:sz w:val="24"/>
          <w:szCs w:val="24"/>
        </w:rPr>
        <w:t xml:space="preserve"> a p value of 1.26E-52</w:t>
      </w:r>
      <w:r w:rsidRPr="3D8E01AF" w:rsidR="31351B15">
        <w:rPr>
          <w:rFonts w:ascii="Times New Roman" w:hAnsi="Times New Roman" w:eastAsia="Times New Roman" w:cs="Times New Roman"/>
          <w:sz w:val="24"/>
          <w:szCs w:val="24"/>
        </w:rPr>
        <w:t>, demonstrating high significance</w:t>
      </w:r>
      <w:r w:rsidRPr="3D8E01AF" w:rsidR="4C273007">
        <w:rPr>
          <w:rFonts w:ascii="Times New Roman" w:hAnsi="Times New Roman" w:eastAsia="Times New Roman" w:cs="Times New Roman"/>
          <w:sz w:val="24"/>
          <w:szCs w:val="24"/>
        </w:rPr>
        <w:t>.</w:t>
      </w:r>
      <w:r w:rsidRPr="3D8E01AF" w:rsidR="31351B15">
        <w:rPr>
          <w:rFonts w:ascii="Times New Roman" w:hAnsi="Times New Roman" w:eastAsia="Times New Roman" w:cs="Times New Roman"/>
          <w:sz w:val="24"/>
          <w:szCs w:val="24"/>
        </w:rPr>
        <w:t xml:space="preserve"> This</w:t>
      </w:r>
      <w:r w:rsidRPr="3D8E01AF" w:rsidR="60A9B9AC">
        <w:rPr>
          <w:rFonts w:ascii="Times New Roman" w:hAnsi="Times New Roman" w:eastAsia="Times New Roman" w:cs="Times New Roman"/>
          <w:sz w:val="24"/>
          <w:szCs w:val="24"/>
        </w:rPr>
        <w:t xml:space="preserve"> demonstrated that</w:t>
      </w:r>
      <w:r w:rsidRPr="3D8E01AF" w:rsidR="2B4A45AC">
        <w:rPr>
          <w:rFonts w:ascii="Times New Roman" w:hAnsi="Times New Roman" w:eastAsia="Times New Roman" w:cs="Times New Roman"/>
          <w:sz w:val="24"/>
          <w:szCs w:val="24"/>
        </w:rPr>
        <w:t xml:space="preserve"> the </w:t>
      </w:r>
      <w:r w:rsidR="00323FD5">
        <w:rPr>
          <w:rFonts w:ascii="Times New Roman" w:hAnsi="Times New Roman" w:eastAsia="Times New Roman" w:cs="Times New Roman"/>
          <w:sz w:val="24"/>
          <w:szCs w:val="24"/>
        </w:rPr>
        <w:t>b</w:t>
      </w:r>
      <w:r w:rsidRPr="3D8E01AF" w:rsidR="2B4A45AC">
        <w:rPr>
          <w:rFonts w:ascii="Times New Roman" w:hAnsi="Times New Roman" w:eastAsia="Times New Roman" w:cs="Times New Roman"/>
          <w:sz w:val="24"/>
          <w:szCs w:val="24"/>
        </w:rPr>
        <w:t xml:space="preserve">reast </w:t>
      </w:r>
      <w:r w:rsidR="00323FD5">
        <w:rPr>
          <w:rFonts w:ascii="Times New Roman" w:hAnsi="Times New Roman" w:eastAsia="Times New Roman" w:cs="Times New Roman"/>
          <w:sz w:val="24"/>
          <w:szCs w:val="24"/>
        </w:rPr>
        <w:t>c</w:t>
      </w:r>
      <w:r w:rsidRPr="3D8E01AF" w:rsidR="2B4A45AC">
        <w:rPr>
          <w:rFonts w:ascii="Times New Roman" w:hAnsi="Times New Roman" w:eastAsia="Times New Roman" w:cs="Times New Roman"/>
          <w:sz w:val="24"/>
          <w:szCs w:val="24"/>
        </w:rPr>
        <w:t>ancer</w:t>
      </w:r>
      <w:r w:rsidRPr="3D8E01AF" w:rsidR="105DA7B5">
        <w:rPr>
          <w:rFonts w:ascii="Times New Roman" w:hAnsi="Times New Roman" w:eastAsia="Times New Roman" w:cs="Times New Roman"/>
          <w:sz w:val="24"/>
          <w:szCs w:val="24"/>
        </w:rPr>
        <w:t xml:space="preserve"> tumor</w:t>
      </w:r>
      <w:r w:rsidRPr="3D8E01AF" w:rsidR="1FB903EE">
        <w:rPr>
          <w:rFonts w:ascii="Times New Roman" w:hAnsi="Times New Roman" w:eastAsia="Times New Roman" w:cs="Times New Roman"/>
          <w:sz w:val="24"/>
          <w:szCs w:val="24"/>
        </w:rPr>
        <w:t xml:space="preserve"> tissues had a </w:t>
      </w:r>
      <w:r w:rsidRPr="3D8E01AF" w:rsidR="3C52FBDC">
        <w:rPr>
          <w:rFonts w:ascii="Times New Roman" w:hAnsi="Times New Roman" w:eastAsia="Times New Roman" w:cs="Times New Roman"/>
          <w:sz w:val="24"/>
          <w:szCs w:val="24"/>
        </w:rPr>
        <w:t xml:space="preserve">greater amount of </w:t>
      </w:r>
      <w:r w:rsidRPr="3D8E01AF" w:rsidR="1FB903EE">
        <w:rPr>
          <w:rFonts w:ascii="Times New Roman" w:hAnsi="Times New Roman" w:eastAsia="Times New Roman" w:cs="Times New Roman"/>
          <w:sz w:val="24"/>
          <w:szCs w:val="24"/>
        </w:rPr>
        <w:t xml:space="preserve">TDO2 </w:t>
      </w:r>
      <w:r w:rsidRPr="3D8E01AF" w:rsidR="2B4A45AC">
        <w:rPr>
          <w:rFonts w:ascii="Times New Roman" w:hAnsi="Times New Roman" w:eastAsia="Times New Roman" w:cs="Times New Roman"/>
          <w:sz w:val="24"/>
          <w:szCs w:val="24"/>
        </w:rPr>
        <w:t xml:space="preserve">when compared with normal </w:t>
      </w:r>
      <w:r w:rsidR="00323FD5">
        <w:rPr>
          <w:rFonts w:ascii="Times New Roman" w:hAnsi="Times New Roman" w:eastAsia="Times New Roman" w:cs="Times New Roman"/>
          <w:sz w:val="24"/>
          <w:szCs w:val="24"/>
        </w:rPr>
        <w:t xml:space="preserve">breast </w:t>
      </w:r>
      <w:r w:rsidRPr="3D8E01AF" w:rsidR="2B4A45AC">
        <w:rPr>
          <w:rFonts w:ascii="Times New Roman" w:hAnsi="Times New Roman" w:eastAsia="Times New Roman" w:cs="Times New Roman"/>
          <w:sz w:val="24"/>
          <w:szCs w:val="24"/>
        </w:rPr>
        <w:t xml:space="preserve">tissues. </w:t>
      </w:r>
    </w:p>
    <w:p w:rsidR="7C055B5B" w:rsidP="7C055B5B" w:rsidRDefault="7C055B5B" w14:paraId="7D7E989C" w14:textId="41956223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734D76" w:rsidR="71D3F6CA" w:rsidP="2D2C6F9D" w:rsidRDefault="71D3F6CA" w14:paraId="185FA7EC" w14:textId="767F1E6D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D2C6F9D">
        <w:rPr>
          <w:rFonts w:ascii="Times New Roman" w:hAnsi="Times New Roman" w:eastAsia="Times New Roman" w:cs="Times New Roman"/>
          <w:i/>
          <w:iCs/>
          <w:sz w:val="24"/>
          <w:szCs w:val="24"/>
        </w:rPr>
        <w:t>TDO2 Overexpression in TNBC</w:t>
      </w:r>
    </w:p>
    <w:p w:rsidR="00236D53" w:rsidP="69B19808" w:rsidRDefault="6D670E01" w14:paraId="7F3DF666" w14:textId="09657425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In </w:t>
      </w:r>
      <w:r w:rsidRPr="69B19808" w:rsidR="002F6288">
        <w:rPr>
          <w:rFonts w:ascii="Times New Roman" w:hAnsi="Times New Roman" w:eastAsia="Times New Roman" w:cs="Times New Roman"/>
          <w:sz w:val="24"/>
          <w:szCs w:val="24"/>
        </w:rPr>
        <w:t xml:space="preserve">order to determine whether TDO2 was overexpressed in TNBC tissues compared to </w:t>
      </w:r>
      <w:r w:rsidRPr="69B19808" w:rsidR="41D831C4">
        <w:rPr>
          <w:rFonts w:ascii="Times New Roman" w:hAnsi="Times New Roman" w:eastAsia="Times New Roman" w:cs="Times New Roman"/>
          <w:sz w:val="24"/>
          <w:szCs w:val="24"/>
        </w:rPr>
        <w:t>normal</w:t>
      </w:r>
      <w:r w:rsidR="00867F56">
        <w:rPr>
          <w:rFonts w:ascii="Times New Roman" w:hAnsi="Times New Roman" w:eastAsia="Times New Roman" w:cs="Times New Roman"/>
          <w:sz w:val="24"/>
          <w:szCs w:val="24"/>
        </w:rPr>
        <w:t xml:space="preserve"> breast</w:t>
      </w:r>
      <w:r w:rsidRPr="69B19808" w:rsidR="41D831C4">
        <w:rPr>
          <w:rFonts w:ascii="Times New Roman" w:hAnsi="Times New Roman" w:eastAsia="Times New Roman" w:cs="Times New Roman"/>
          <w:sz w:val="24"/>
          <w:szCs w:val="24"/>
        </w:rPr>
        <w:t xml:space="preserve"> tissues</w:t>
      </w:r>
      <w:r w:rsidRPr="69B19808" w:rsidR="002F6288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9B19808" w:rsidR="1A2B0489">
        <w:rPr>
          <w:rFonts w:ascii="Times New Roman" w:hAnsi="Times New Roman" w:eastAsia="Times New Roman" w:cs="Times New Roman"/>
          <w:sz w:val="24"/>
          <w:szCs w:val="24"/>
        </w:rPr>
        <w:t>2,136</w:t>
      </w: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 samples </w:t>
      </w:r>
      <w:r w:rsidRPr="69B19808" w:rsidR="002F6288">
        <w:rPr>
          <w:rFonts w:ascii="Times New Roman" w:hAnsi="Times New Roman" w:eastAsia="Times New Roman" w:cs="Times New Roman"/>
          <w:sz w:val="24"/>
          <w:szCs w:val="24"/>
        </w:rPr>
        <w:t xml:space="preserve">in the Oncomine database </w:t>
      </w: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were selected within the </w:t>
      </w:r>
      <w:r w:rsidRPr="69B19808" w:rsidR="1A2B0489">
        <w:rPr>
          <w:rFonts w:ascii="Times New Roman" w:hAnsi="Times New Roman" w:eastAsia="Times New Roman" w:cs="Times New Roman"/>
          <w:sz w:val="24"/>
          <w:szCs w:val="24"/>
        </w:rPr>
        <w:t xml:space="preserve">2014 Nature </w:t>
      </w:r>
      <w:r w:rsidRPr="69B19808">
        <w:rPr>
          <w:rFonts w:ascii="Times New Roman" w:hAnsi="Times New Roman" w:eastAsia="Times New Roman" w:cs="Times New Roman"/>
          <w:sz w:val="24"/>
          <w:szCs w:val="24"/>
        </w:rPr>
        <w:t>Curtis Breast TNBC</w:t>
      </w:r>
      <w:r w:rsidRPr="69B19808" w:rsidR="002F6288">
        <w:rPr>
          <w:rFonts w:ascii="Times New Roman" w:hAnsi="Times New Roman" w:eastAsia="Times New Roman" w:cs="Times New Roman"/>
          <w:sz w:val="24"/>
          <w:szCs w:val="24"/>
        </w:rPr>
        <w:t xml:space="preserve">. The </w:t>
      </w:r>
      <w:r w:rsidRPr="69B19808">
        <w:rPr>
          <w:rFonts w:ascii="Times New Roman" w:hAnsi="Times New Roman" w:eastAsia="Times New Roman" w:cs="Times New Roman"/>
          <w:sz w:val="24"/>
          <w:szCs w:val="24"/>
        </w:rPr>
        <w:t>differential analysis filter</w:t>
      </w:r>
      <w:r w:rsidRPr="69B19808" w:rsidR="002F6288">
        <w:rPr>
          <w:rFonts w:ascii="Times New Roman" w:hAnsi="Times New Roman" w:eastAsia="Times New Roman" w:cs="Times New Roman"/>
          <w:sz w:val="24"/>
          <w:szCs w:val="24"/>
        </w:rPr>
        <w:t>, “</w:t>
      </w:r>
      <w:r w:rsidRPr="69B19808">
        <w:rPr>
          <w:rFonts w:ascii="Times New Roman" w:hAnsi="Times New Roman" w:eastAsia="Times New Roman" w:cs="Times New Roman"/>
          <w:sz w:val="24"/>
          <w:szCs w:val="24"/>
        </w:rPr>
        <w:t>Breast Cancer vs. Normal Analysis</w:t>
      </w:r>
      <w:r w:rsidRPr="69B19808" w:rsidR="002F6288">
        <w:rPr>
          <w:rFonts w:ascii="Times New Roman" w:hAnsi="Times New Roman" w:eastAsia="Times New Roman" w:cs="Times New Roman"/>
          <w:sz w:val="24"/>
          <w:szCs w:val="24"/>
        </w:rPr>
        <w:t>”,</w:t>
      </w: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 was</w:t>
      </w:r>
      <w:r w:rsidRPr="69B19808" w:rsidR="002F6288">
        <w:rPr>
          <w:rFonts w:ascii="Times New Roman" w:hAnsi="Times New Roman" w:eastAsia="Times New Roman" w:cs="Times New Roman"/>
          <w:sz w:val="24"/>
          <w:szCs w:val="24"/>
        </w:rPr>
        <w:t xml:space="preserve"> also</w:t>
      </w: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 placed. </w:t>
      </w:r>
      <w:r w:rsidRPr="69B19808" w:rsidR="1A2B0489">
        <w:rPr>
          <w:rFonts w:ascii="Times New Roman" w:hAnsi="Times New Roman" w:eastAsia="Times New Roman" w:cs="Times New Roman"/>
          <w:sz w:val="24"/>
          <w:szCs w:val="24"/>
        </w:rPr>
        <w:t xml:space="preserve">After comparing 1,992 breast carcinoma samples and 144 normal breast samples, with an over-expression gene rank of 1 percent, I found the </w:t>
      </w:r>
      <w:r w:rsidRPr="69B19808" w:rsidR="42044603">
        <w:rPr>
          <w:rFonts w:ascii="Times New Roman" w:hAnsi="Times New Roman" w:eastAsia="Times New Roman" w:cs="Times New Roman"/>
          <w:sz w:val="24"/>
          <w:szCs w:val="24"/>
        </w:rPr>
        <w:t>p value</w:t>
      </w:r>
      <w:r w:rsidRPr="69B19808" w:rsidR="007D21F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002F6288">
        <w:rPr>
          <w:rFonts w:ascii="Times New Roman" w:hAnsi="Times New Roman" w:eastAsia="Times New Roman" w:cs="Times New Roman"/>
          <w:sz w:val="24"/>
          <w:szCs w:val="24"/>
        </w:rPr>
        <w:t>and Fold Change values (</w:t>
      </w:r>
      <w:r w:rsidRPr="69B19808" w:rsidR="42044603">
        <w:rPr>
          <w:rFonts w:ascii="Times New Roman" w:hAnsi="Times New Roman" w:eastAsia="Times New Roman" w:cs="Times New Roman"/>
          <w:sz w:val="24"/>
          <w:szCs w:val="24"/>
        </w:rPr>
        <w:t xml:space="preserve">1.35E-162, </w:t>
      </w:r>
      <w:r w:rsidRPr="69B19808" w:rsidR="002F6288">
        <w:rPr>
          <w:rFonts w:ascii="Times New Roman" w:hAnsi="Times New Roman" w:eastAsia="Times New Roman" w:cs="Times New Roman"/>
          <w:sz w:val="24"/>
          <w:szCs w:val="24"/>
        </w:rPr>
        <w:t xml:space="preserve">and </w:t>
      </w:r>
      <w:r w:rsidRPr="69B19808" w:rsidR="42044603">
        <w:rPr>
          <w:rFonts w:ascii="Times New Roman" w:hAnsi="Times New Roman" w:eastAsia="Times New Roman" w:cs="Times New Roman"/>
          <w:sz w:val="24"/>
          <w:szCs w:val="24"/>
        </w:rPr>
        <w:t>2.09</w:t>
      </w:r>
      <w:r w:rsidRPr="69B19808" w:rsidR="002F6288">
        <w:rPr>
          <w:rFonts w:ascii="Times New Roman" w:hAnsi="Times New Roman" w:eastAsia="Times New Roman" w:cs="Times New Roman"/>
          <w:sz w:val="24"/>
          <w:szCs w:val="24"/>
        </w:rPr>
        <w:t>4</w:t>
      </w:r>
      <w:r w:rsidRPr="69B19808" w:rsidR="42044603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9B19808" w:rsidR="002F6288">
        <w:rPr>
          <w:rFonts w:ascii="Times New Roman" w:hAnsi="Times New Roman" w:eastAsia="Times New Roman" w:cs="Times New Roman"/>
          <w:sz w:val="24"/>
          <w:szCs w:val="24"/>
        </w:rPr>
        <w:t xml:space="preserve">respectively). The results </w:t>
      </w:r>
      <w:r w:rsidRPr="69B19808" w:rsidR="42044603">
        <w:rPr>
          <w:rFonts w:ascii="Times New Roman" w:hAnsi="Times New Roman" w:eastAsia="Times New Roman" w:cs="Times New Roman"/>
          <w:sz w:val="24"/>
          <w:szCs w:val="24"/>
        </w:rPr>
        <w:t>demonstrat</w:t>
      </w:r>
      <w:r w:rsidRPr="69B19808" w:rsidR="002F6288">
        <w:rPr>
          <w:rFonts w:ascii="Times New Roman" w:hAnsi="Times New Roman" w:eastAsia="Times New Roman" w:cs="Times New Roman"/>
          <w:sz w:val="24"/>
          <w:szCs w:val="24"/>
        </w:rPr>
        <w:t>e</w:t>
      </w:r>
      <w:r w:rsidRPr="69B19808" w:rsidR="42044603">
        <w:rPr>
          <w:rFonts w:ascii="Times New Roman" w:hAnsi="Times New Roman" w:eastAsia="Times New Roman" w:cs="Times New Roman"/>
          <w:sz w:val="24"/>
          <w:szCs w:val="24"/>
        </w:rPr>
        <w:t xml:space="preserve"> that </w:t>
      </w:r>
      <w:r w:rsidRPr="69B19808" w:rsidR="002F6288">
        <w:rPr>
          <w:rFonts w:ascii="Times New Roman" w:hAnsi="Times New Roman" w:eastAsia="Times New Roman" w:cs="Times New Roman"/>
          <w:sz w:val="24"/>
          <w:szCs w:val="24"/>
        </w:rPr>
        <w:t>TDO2 is overexpressed by a factor of</w:t>
      </w:r>
      <w:r w:rsidRPr="69B19808" w:rsidR="42044603">
        <w:rPr>
          <w:rFonts w:ascii="Times New Roman" w:hAnsi="Times New Roman" w:eastAsia="Times New Roman" w:cs="Times New Roman"/>
          <w:sz w:val="24"/>
          <w:szCs w:val="24"/>
        </w:rPr>
        <w:t xml:space="preserve"> 2.094 </w:t>
      </w:r>
      <w:r w:rsidRPr="69B19808" w:rsidR="002F6288">
        <w:rPr>
          <w:rFonts w:ascii="Times New Roman" w:hAnsi="Times New Roman" w:eastAsia="Times New Roman" w:cs="Times New Roman"/>
          <w:sz w:val="24"/>
          <w:szCs w:val="24"/>
        </w:rPr>
        <w:t xml:space="preserve">in TNBC patients compared to controls </w:t>
      </w:r>
      <w:r w:rsidRPr="69B19808" w:rsidR="4C273007">
        <w:rPr>
          <w:rFonts w:ascii="Times New Roman" w:hAnsi="Times New Roman" w:eastAsia="Times New Roman" w:cs="Times New Roman"/>
          <w:sz w:val="24"/>
          <w:szCs w:val="24"/>
        </w:rPr>
        <w:t>(Figure</w:t>
      </w:r>
      <w:r w:rsidRPr="69B19808" w:rsidR="0057534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9B19808" w:rsidR="00094E13">
        <w:rPr>
          <w:rFonts w:ascii="Times New Roman" w:hAnsi="Times New Roman" w:eastAsia="Times New Roman" w:cs="Times New Roman"/>
          <w:sz w:val="24"/>
          <w:szCs w:val="24"/>
        </w:rPr>
        <w:t>4</w:t>
      </w:r>
      <w:r w:rsidRPr="69B19808" w:rsidR="0057534A">
        <w:rPr>
          <w:rFonts w:ascii="Times New Roman" w:hAnsi="Times New Roman" w:eastAsia="Times New Roman" w:cs="Times New Roman"/>
          <w:sz w:val="24"/>
          <w:szCs w:val="24"/>
        </w:rPr>
        <w:t>)</w:t>
      </w:r>
      <w:r w:rsidRPr="69B19808" w:rsidR="4C273007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3EDB226" w:rsidP="69B19808" w:rsidRDefault="34CA8EF7" w14:paraId="37D125E0" w14:textId="7D0D05B3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      </w:t>
      </w:r>
      <w:r w:rsidR="00EF1642">
        <w:rPr>
          <w:rFonts w:ascii="Times New Roman" w:hAnsi="Times New Roman" w:eastAsia="Times New Roman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</w:t>
      </w:r>
      <w:r w:rsidR="00EF1642"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distT="0" distB="0" distL="0" distR="0" wp14:anchorId="1D782DBB" wp14:editId="5B6C6316">
            <wp:extent cx="4681389" cy="353369"/>
            <wp:effectExtent l="0" t="0" r="508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7" t="1965" b="92010"/>
                    <a:stretch/>
                  </pic:blipFill>
                  <pic:spPr bwMode="auto">
                    <a:xfrm>
                      <a:off x="0" y="0"/>
                      <a:ext cx="4997378" cy="377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</w:t>
      </w:r>
      <w:r w:rsidR="1D215375"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r w:rsidR="00236D53">
        <w:rPr>
          <w:rFonts w:ascii="Times New Roman" w:hAnsi="Times New Roman" w:eastAsia="Times New Roman" w:cs="Times New Roman"/>
          <w:sz w:val="24"/>
          <w:szCs w:val="24"/>
        </w:rPr>
        <w:tab/>
      </w:r>
      <w:r w:rsidR="1D215375"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 w:rsidR="00854BE7"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distT="0" distB="0" distL="0" distR="0" wp14:anchorId="652380AA" wp14:editId="790B5FF6">
            <wp:extent cx="4961521" cy="35392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00" r="1778" b="1148"/>
                    <a:stretch/>
                  </pic:blipFill>
                  <pic:spPr bwMode="auto">
                    <a:xfrm>
                      <a:off x="0" y="0"/>
                      <a:ext cx="4961521" cy="353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69B19808" w:rsidR="1D215375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Figure </w:t>
      </w:r>
      <w:r w:rsidRPr="69B19808" w:rsidR="00D266E2">
        <w:rPr>
          <w:rFonts w:ascii="Times New Roman" w:hAnsi="Times New Roman" w:eastAsia="Times New Roman" w:cs="Times New Roman"/>
          <w:i/>
          <w:iCs/>
          <w:sz w:val="24"/>
          <w:szCs w:val="24"/>
        </w:rPr>
        <w:t>4</w:t>
      </w:r>
      <w:r w:rsidRPr="69B19808" w:rsidR="1D215375">
        <w:rPr>
          <w:rFonts w:ascii="Times New Roman" w:hAnsi="Times New Roman" w:eastAsia="Times New Roman" w:cs="Times New Roman"/>
          <w:i/>
          <w:iCs/>
          <w:sz w:val="24"/>
          <w:szCs w:val="24"/>
        </w:rPr>
        <w:t>. Oncomine dataset comparing</w:t>
      </w:r>
      <w:r w:rsidRPr="69B19808" w:rsidR="007D21FD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normal breast tissue and</w:t>
      </w:r>
      <w:r w:rsidRPr="69B19808" w:rsidR="1D215375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Triple Negative Breast Invasive Ductal Carcinoma tissue.</w:t>
      </w:r>
    </w:p>
    <w:p w:rsidR="001B60F6" w:rsidP="69B19808" w:rsidRDefault="001B60F6" w14:paraId="1D7A1A4C" w14:textId="77777777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EF1642" w:rsidP="69B19808" w:rsidRDefault="60E0760D" w14:paraId="5C81CB4C" w14:textId="77777777">
      <w:pPr>
        <w:spacing w:line="360" w:lineRule="auto"/>
        <w:jc w:val="both"/>
        <w:rPr>
          <w:rFonts w:ascii="Times New Roman" w:hAnsi="Times New Roman" w:eastAsia="Times New Roman" w:cs="Times New Roman"/>
          <w:i/>
          <w:iCs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i/>
          <w:iCs/>
          <w:sz w:val="24"/>
          <w:szCs w:val="24"/>
        </w:rPr>
        <w:t>Worse Recurrence-Free Survival in TNBC</w:t>
      </w:r>
    </w:p>
    <w:p w:rsidR="006D7D47" w:rsidP="69B19808" w:rsidRDefault="00EF1642" w14:paraId="1C637542" w14:textId="730E9FA5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</w:rPr>
        <w:tab/>
      </w:r>
      <w:r w:rsidRPr="5AB1D019" w:rsidR="3DFA65EB">
        <w:rPr>
          <w:rFonts w:ascii="Times New Roman" w:hAnsi="Times New Roman" w:eastAsia="Times New Roman" w:cs="Times New Roman"/>
          <w:sz w:val="24"/>
          <w:szCs w:val="24"/>
        </w:rPr>
        <w:t>To determine the recurrence-free survival</w:t>
      </w:r>
      <w:r w:rsidRPr="5AB1D019" w:rsidR="477DBD6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AB1D019" w:rsidR="3DFA65EB">
        <w:rPr>
          <w:rFonts w:ascii="Times New Roman" w:hAnsi="Times New Roman" w:eastAsia="Times New Roman" w:cs="Times New Roman"/>
          <w:sz w:val="24"/>
          <w:szCs w:val="24"/>
        </w:rPr>
        <w:t xml:space="preserve">of </w:t>
      </w:r>
      <w:r w:rsidRPr="5AB1D019" w:rsidR="00FA2519">
        <w:rPr>
          <w:rFonts w:ascii="Times New Roman" w:hAnsi="Times New Roman" w:eastAsia="Times New Roman" w:cs="Times New Roman"/>
          <w:sz w:val="24"/>
          <w:szCs w:val="24"/>
        </w:rPr>
        <w:t xml:space="preserve">the mRNA of </w:t>
      </w:r>
      <w:r w:rsidRPr="5AB1D019" w:rsidR="3DFA65EB">
        <w:rPr>
          <w:rFonts w:ascii="Times New Roman" w:hAnsi="Times New Roman" w:eastAsia="Times New Roman" w:cs="Times New Roman"/>
          <w:sz w:val="24"/>
          <w:szCs w:val="24"/>
        </w:rPr>
        <w:t xml:space="preserve">TNBC with </w:t>
      </w:r>
      <w:r w:rsidRPr="5AB1D019" w:rsidR="645034AF">
        <w:rPr>
          <w:rFonts w:ascii="Times New Roman" w:hAnsi="Times New Roman" w:eastAsia="Times New Roman" w:cs="Times New Roman"/>
          <w:sz w:val="24"/>
          <w:szCs w:val="24"/>
        </w:rPr>
        <w:t>TDO2</w:t>
      </w:r>
      <w:r w:rsidRPr="5AB1D019" w:rsidR="3DFA65EB">
        <w:rPr>
          <w:rFonts w:ascii="Times New Roman" w:hAnsi="Times New Roman" w:eastAsia="Times New Roman" w:cs="Times New Roman"/>
          <w:sz w:val="24"/>
          <w:szCs w:val="24"/>
        </w:rPr>
        <w:t xml:space="preserve"> and non-TNBC with </w:t>
      </w:r>
      <w:r w:rsidRPr="5AB1D019" w:rsidR="645034AF">
        <w:rPr>
          <w:rFonts w:ascii="Times New Roman" w:hAnsi="Times New Roman" w:eastAsia="Times New Roman" w:cs="Times New Roman"/>
          <w:sz w:val="24"/>
          <w:szCs w:val="24"/>
        </w:rPr>
        <w:t>TDO2</w:t>
      </w:r>
      <w:r w:rsidRPr="5AB1D019" w:rsidR="3DFA65E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5AB1D019" w:rsidR="23174A16">
        <w:rPr>
          <w:rFonts w:ascii="Times New Roman" w:hAnsi="Times New Roman" w:eastAsia="Times New Roman" w:cs="Times New Roman"/>
          <w:sz w:val="24"/>
          <w:szCs w:val="24"/>
        </w:rPr>
        <w:t xml:space="preserve">I used the Kaplan-Meier plotter database. </w:t>
      </w:r>
      <w:r w:rsidRPr="5AB1D019" w:rsidR="59665E73">
        <w:rPr>
          <w:rFonts w:ascii="Times New Roman" w:hAnsi="Times New Roman" w:eastAsia="Times New Roman" w:cs="Times New Roman"/>
          <w:sz w:val="24"/>
          <w:szCs w:val="24"/>
        </w:rPr>
        <w:t xml:space="preserve">As shown in figures </w:t>
      </w:r>
      <w:r w:rsidR="00094E13">
        <w:rPr>
          <w:rFonts w:ascii="Times New Roman" w:hAnsi="Times New Roman" w:eastAsia="Times New Roman" w:cs="Times New Roman"/>
          <w:sz w:val="24"/>
          <w:szCs w:val="24"/>
        </w:rPr>
        <w:t>5</w:t>
      </w:r>
      <w:r w:rsidRPr="5AB1D019" w:rsidR="59665E73">
        <w:rPr>
          <w:rFonts w:ascii="Times New Roman" w:hAnsi="Times New Roman" w:eastAsia="Times New Roman" w:cs="Times New Roman"/>
          <w:sz w:val="24"/>
          <w:szCs w:val="24"/>
        </w:rPr>
        <w:t xml:space="preserve"> and </w:t>
      </w:r>
      <w:r w:rsidR="00094E13">
        <w:rPr>
          <w:rFonts w:ascii="Times New Roman" w:hAnsi="Times New Roman" w:eastAsia="Times New Roman" w:cs="Times New Roman"/>
          <w:sz w:val="24"/>
          <w:szCs w:val="24"/>
        </w:rPr>
        <w:t>6</w:t>
      </w:r>
      <w:r w:rsidRPr="5AB1D019" w:rsidR="59665E73">
        <w:rPr>
          <w:rFonts w:ascii="Times New Roman" w:hAnsi="Times New Roman" w:eastAsia="Times New Roman" w:cs="Times New Roman"/>
          <w:sz w:val="24"/>
          <w:szCs w:val="24"/>
        </w:rPr>
        <w:t>, i</w:t>
      </w:r>
      <w:r w:rsidRPr="5AB1D019" w:rsidR="723A5119">
        <w:rPr>
          <w:rFonts w:ascii="Times New Roman" w:hAnsi="Times New Roman" w:eastAsia="Times New Roman" w:cs="Times New Roman"/>
          <w:sz w:val="24"/>
          <w:szCs w:val="24"/>
        </w:rPr>
        <w:t xml:space="preserve">t was concluded from </w:t>
      </w:r>
      <w:r w:rsidRPr="5AB1D019" w:rsidR="3DFA65EB">
        <w:rPr>
          <w:rFonts w:ascii="Times New Roman" w:hAnsi="Times New Roman" w:eastAsia="Times New Roman" w:cs="Times New Roman"/>
          <w:sz w:val="24"/>
          <w:szCs w:val="24"/>
        </w:rPr>
        <w:t>t</w:t>
      </w:r>
      <w:r w:rsidRPr="5AB1D019" w:rsidR="5B79BAE0">
        <w:rPr>
          <w:rFonts w:ascii="Times New Roman" w:hAnsi="Times New Roman" w:eastAsia="Times New Roman" w:cs="Times New Roman"/>
          <w:sz w:val="24"/>
          <w:szCs w:val="24"/>
        </w:rPr>
        <w:t xml:space="preserve">he Kaplan-Meier </w:t>
      </w:r>
      <w:r w:rsidRPr="5AB1D019" w:rsidR="3AD0316B">
        <w:rPr>
          <w:rFonts w:ascii="Times New Roman" w:hAnsi="Times New Roman" w:eastAsia="Times New Roman" w:cs="Times New Roman"/>
          <w:sz w:val="24"/>
          <w:szCs w:val="24"/>
        </w:rPr>
        <w:t>p</w:t>
      </w:r>
      <w:r w:rsidRPr="5AB1D019" w:rsidR="5B79BAE0">
        <w:rPr>
          <w:rFonts w:ascii="Times New Roman" w:hAnsi="Times New Roman" w:eastAsia="Times New Roman" w:cs="Times New Roman"/>
          <w:sz w:val="24"/>
          <w:szCs w:val="24"/>
        </w:rPr>
        <w:t>lotter database</w:t>
      </w:r>
      <w:r w:rsidRPr="5AB1D019" w:rsidR="2F6C8A92">
        <w:rPr>
          <w:rFonts w:ascii="Times New Roman" w:hAnsi="Times New Roman" w:eastAsia="Times New Roman" w:cs="Times New Roman"/>
          <w:sz w:val="24"/>
          <w:szCs w:val="24"/>
        </w:rPr>
        <w:t xml:space="preserve"> that the TNBC </w:t>
      </w:r>
      <w:r w:rsidRPr="5AB1D019" w:rsidR="75E9C281">
        <w:rPr>
          <w:rFonts w:ascii="Times New Roman" w:hAnsi="Times New Roman" w:eastAsia="Times New Roman" w:cs="Times New Roman"/>
          <w:sz w:val="24"/>
          <w:szCs w:val="24"/>
        </w:rPr>
        <w:t xml:space="preserve">log rank </w:t>
      </w:r>
      <w:r w:rsidRPr="5AB1D019" w:rsidR="2F6C8A92">
        <w:rPr>
          <w:rFonts w:ascii="Times New Roman" w:hAnsi="Times New Roman" w:eastAsia="Times New Roman" w:cs="Times New Roman"/>
          <w:sz w:val="24"/>
          <w:szCs w:val="24"/>
        </w:rPr>
        <w:t>p</w:t>
      </w:r>
      <w:r w:rsidRPr="5AB1D019" w:rsidR="2338299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AB1D019" w:rsidR="2F6C8A92">
        <w:rPr>
          <w:rFonts w:ascii="Times New Roman" w:hAnsi="Times New Roman" w:eastAsia="Times New Roman" w:cs="Times New Roman"/>
          <w:sz w:val="24"/>
          <w:szCs w:val="24"/>
        </w:rPr>
        <w:t xml:space="preserve">value was </w:t>
      </w:r>
      <w:r w:rsidRPr="5AB1D019" w:rsidR="00E870E1">
        <w:rPr>
          <w:rFonts w:ascii="Times New Roman" w:hAnsi="Times New Roman" w:eastAsia="Times New Roman" w:cs="Times New Roman"/>
          <w:sz w:val="24"/>
          <w:szCs w:val="24"/>
        </w:rPr>
        <w:t>0.36</w:t>
      </w:r>
      <w:r w:rsidRPr="5AB1D019" w:rsidR="785EEA23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5AB1D019" w:rsidR="2B1B5867">
        <w:rPr>
          <w:rFonts w:ascii="Times New Roman" w:hAnsi="Times New Roman" w:eastAsia="Times New Roman" w:cs="Times New Roman"/>
          <w:sz w:val="24"/>
          <w:szCs w:val="24"/>
        </w:rPr>
        <w:t>and the non-TNBC log rank p value w</w:t>
      </w:r>
      <w:r w:rsidRPr="5AB1D019" w:rsidR="35AA8BB2">
        <w:rPr>
          <w:rFonts w:ascii="Times New Roman" w:hAnsi="Times New Roman" w:eastAsia="Times New Roman" w:cs="Times New Roman"/>
          <w:sz w:val="24"/>
          <w:szCs w:val="24"/>
        </w:rPr>
        <w:t>as</w:t>
      </w:r>
      <w:r w:rsidRPr="5AB1D019" w:rsidR="00E870E1">
        <w:rPr>
          <w:rFonts w:ascii="Times New Roman" w:hAnsi="Times New Roman" w:eastAsia="Times New Roman" w:cs="Times New Roman"/>
          <w:sz w:val="24"/>
          <w:szCs w:val="24"/>
        </w:rPr>
        <w:t xml:space="preserve"> 0.95</w:t>
      </w:r>
      <w:r w:rsidRPr="5AB1D019" w:rsidR="63E4684D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5AB1D019" w:rsidR="2E6159B8">
        <w:rPr>
          <w:rFonts w:ascii="Times New Roman" w:hAnsi="Times New Roman" w:eastAsia="Times New Roman" w:cs="Times New Roman"/>
          <w:sz w:val="24"/>
          <w:szCs w:val="24"/>
        </w:rPr>
        <w:t xml:space="preserve">The TNBC set contained a cutoff value </w:t>
      </w:r>
      <w:r w:rsidRPr="5AB1D019" w:rsidR="44454958">
        <w:rPr>
          <w:rFonts w:ascii="Times New Roman" w:hAnsi="Times New Roman" w:eastAsia="Times New Roman" w:cs="Times New Roman"/>
          <w:sz w:val="24"/>
          <w:szCs w:val="24"/>
        </w:rPr>
        <w:t>of 26</w:t>
      </w:r>
      <w:r w:rsidRPr="5AB1D019" w:rsidR="00E870E1">
        <w:rPr>
          <w:rFonts w:ascii="Times New Roman" w:hAnsi="Times New Roman" w:eastAsia="Times New Roman" w:cs="Times New Roman"/>
          <w:sz w:val="24"/>
          <w:szCs w:val="24"/>
        </w:rPr>
        <w:t>0</w:t>
      </w:r>
      <w:r w:rsidRPr="5AB1D019" w:rsidR="44454958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5AB1D019" w:rsidR="2E6159B8">
        <w:rPr>
          <w:rFonts w:ascii="Times New Roman" w:hAnsi="Times New Roman" w:eastAsia="Times New Roman" w:cs="Times New Roman"/>
          <w:sz w:val="24"/>
          <w:szCs w:val="24"/>
        </w:rPr>
        <w:t xml:space="preserve">a low expression cohort of </w:t>
      </w:r>
      <w:r w:rsidRPr="5AB1D019" w:rsidR="645034AF">
        <w:rPr>
          <w:rFonts w:ascii="Times New Roman" w:hAnsi="Times New Roman" w:eastAsia="Times New Roman" w:cs="Times New Roman"/>
          <w:sz w:val="24"/>
          <w:szCs w:val="24"/>
        </w:rPr>
        <w:t>TDO2</w:t>
      </w:r>
      <w:r w:rsidRPr="5AB1D019" w:rsidR="2E6159B8">
        <w:rPr>
          <w:rFonts w:ascii="Times New Roman" w:hAnsi="Times New Roman" w:eastAsia="Times New Roman" w:cs="Times New Roman"/>
          <w:sz w:val="24"/>
          <w:szCs w:val="24"/>
        </w:rPr>
        <w:t xml:space="preserve"> at 30 months, and a high expression cohort of </w:t>
      </w:r>
      <w:r w:rsidRPr="5AB1D019" w:rsidR="645034AF">
        <w:rPr>
          <w:rFonts w:ascii="Times New Roman" w:hAnsi="Times New Roman" w:eastAsia="Times New Roman" w:cs="Times New Roman"/>
          <w:sz w:val="24"/>
          <w:szCs w:val="24"/>
        </w:rPr>
        <w:t>TDO2</w:t>
      </w:r>
      <w:r w:rsidRPr="5AB1D019" w:rsidR="2E6159B8">
        <w:rPr>
          <w:rFonts w:ascii="Times New Roman" w:hAnsi="Times New Roman" w:eastAsia="Times New Roman" w:cs="Times New Roman"/>
          <w:sz w:val="24"/>
          <w:szCs w:val="24"/>
        </w:rPr>
        <w:t xml:space="preserve"> at </w:t>
      </w:r>
      <w:r w:rsidRPr="5AB1D019" w:rsidR="00E870E1">
        <w:rPr>
          <w:rFonts w:ascii="Times New Roman" w:hAnsi="Times New Roman" w:eastAsia="Times New Roman" w:cs="Times New Roman"/>
          <w:sz w:val="24"/>
          <w:szCs w:val="24"/>
        </w:rPr>
        <w:t>27.34 months. T</w:t>
      </w:r>
      <w:r w:rsidRPr="5AB1D019" w:rsidR="2E6159B8">
        <w:rPr>
          <w:rFonts w:ascii="Times New Roman" w:hAnsi="Times New Roman" w:eastAsia="Times New Roman" w:cs="Times New Roman"/>
          <w:sz w:val="24"/>
          <w:szCs w:val="24"/>
        </w:rPr>
        <w:t xml:space="preserve">he non-TNBC </w:t>
      </w:r>
      <w:r w:rsidRPr="5AB1D019" w:rsidR="44454958">
        <w:rPr>
          <w:rFonts w:ascii="Times New Roman" w:hAnsi="Times New Roman" w:eastAsia="Times New Roman" w:cs="Times New Roman"/>
          <w:sz w:val="24"/>
          <w:szCs w:val="24"/>
        </w:rPr>
        <w:t>contained a cutoff value of</w:t>
      </w:r>
      <w:r w:rsidRPr="5AB1D019" w:rsidR="00E870E1">
        <w:rPr>
          <w:rFonts w:ascii="Times New Roman" w:hAnsi="Times New Roman" w:eastAsia="Times New Roman" w:cs="Times New Roman"/>
          <w:sz w:val="24"/>
          <w:szCs w:val="24"/>
        </w:rPr>
        <w:t xml:space="preserve"> 219 </w:t>
      </w:r>
      <w:r w:rsidRPr="5AB1D019" w:rsidR="44454958">
        <w:rPr>
          <w:rFonts w:ascii="Times New Roman" w:hAnsi="Times New Roman" w:eastAsia="Times New Roman" w:cs="Times New Roman"/>
          <w:sz w:val="24"/>
          <w:szCs w:val="24"/>
        </w:rPr>
        <w:t xml:space="preserve">in the analysis, with low/high expression </w:t>
      </w:r>
      <w:r w:rsidRPr="5AB1D019" w:rsidR="2E6159B8">
        <w:rPr>
          <w:rFonts w:ascii="Times New Roman" w:hAnsi="Times New Roman" w:eastAsia="Times New Roman" w:cs="Times New Roman"/>
          <w:sz w:val="24"/>
          <w:szCs w:val="24"/>
        </w:rPr>
        <w:t xml:space="preserve">cohorts </w:t>
      </w:r>
      <w:r w:rsidRPr="5AB1D019" w:rsidR="44454958">
        <w:rPr>
          <w:rFonts w:ascii="Times New Roman" w:hAnsi="Times New Roman" w:eastAsia="Times New Roman" w:cs="Times New Roman"/>
          <w:sz w:val="24"/>
          <w:szCs w:val="24"/>
        </w:rPr>
        <w:t xml:space="preserve">that </w:t>
      </w:r>
      <w:r w:rsidRPr="5AB1D019" w:rsidR="2E6159B8">
        <w:rPr>
          <w:rFonts w:ascii="Times New Roman" w:hAnsi="Times New Roman" w:eastAsia="Times New Roman" w:cs="Times New Roman"/>
          <w:sz w:val="24"/>
          <w:szCs w:val="24"/>
        </w:rPr>
        <w:t>were not accessible</w:t>
      </w:r>
      <w:r w:rsidRPr="5AB1D019" w:rsidR="5E2A2FB1">
        <w:rPr>
          <w:rFonts w:ascii="Times New Roman" w:hAnsi="Times New Roman" w:eastAsia="Times New Roman" w:cs="Times New Roman"/>
          <w:sz w:val="24"/>
          <w:szCs w:val="24"/>
        </w:rPr>
        <w:t>.</w:t>
      </w:r>
      <w:r w:rsidRPr="5AB1D019" w:rsidR="00E870E1">
        <w:rPr>
          <w:rFonts w:ascii="Times New Roman" w:hAnsi="Times New Roman" w:eastAsia="Times New Roman" w:cs="Times New Roman"/>
          <w:sz w:val="24"/>
          <w:szCs w:val="24"/>
        </w:rPr>
        <w:t xml:space="preserve"> The non-TNBC samples also contained ER positive, PR positive, and HER2 positive receptors.</w:t>
      </w:r>
      <w:r w:rsidR="006D7D4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A122C9">
        <w:rPr>
          <w:rFonts w:ascii="Times New Roman" w:hAnsi="Times New Roman" w:eastAsia="Times New Roman" w:cs="Times New Roman"/>
          <w:sz w:val="24"/>
          <w:szCs w:val="24"/>
        </w:rPr>
        <w:t>TDO2 expression does not co</w:t>
      </w:r>
      <w:r w:rsidRPr="5AB1D019" w:rsidR="00A122C9">
        <w:rPr>
          <w:rFonts w:ascii="Times New Roman" w:hAnsi="Times New Roman" w:eastAsia="Times New Roman" w:cs="Times New Roman"/>
          <w:sz w:val="24"/>
          <w:szCs w:val="24"/>
        </w:rPr>
        <w:t xml:space="preserve">rrelate with </w:t>
      </w:r>
      <w:r w:rsidRPr="5AB1D019" w:rsidR="01627E0F">
        <w:rPr>
          <w:rFonts w:ascii="Times New Roman" w:hAnsi="Times New Roman" w:eastAsia="Times New Roman" w:cs="Times New Roman"/>
          <w:sz w:val="24"/>
          <w:szCs w:val="24"/>
        </w:rPr>
        <w:t>survival</w:t>
      </w:r>
      <w:r w:rsidRPr="5AB1D019" w:rsidR="00A122C9">
        <w:rPr>
          <w:rFonts w:ascii="Times New Roman" w:hAnsi="Times New Roman" w:eastAsia="Times New Roman" w:cs="Times New Roman"/>
          <w:sz w:val="24"/>
          <w:szCs w:val="24"/>
        </w:rPr>
        <w:t xml:space="preserve"> in non-TNBC </w:t>
      </w:r>
      <w:r w:rsidRPr="5AB1D019" w:rsidR="31638CA8">
        <w:rPr>
          <w:rFonts w:ascii="Times New Roman" w:hAnsi="Times New Roman" w:eastAsia="Times New Roman" w:cs="Times New Roman"/>
          <w:sz w:val="24"/>
          <w:szCs w:val="24"/>
        </w:rPr>
        <w:t xml:space="preserve">patients but</w:t>
      </w:r>
      <w:r w:rsidR="00A122C9">
        <w:rPr>
          <w:rFonts w:ascii="Times New Roman" w:hAnsi="Times New Roman" w:eastAsia="Times New Roman" w:cs="Times New Roman"/>
          <w:sz w:val="24"/>
          <w:szCs w:val="24"/>
        </w:rPr>
        <w:t xml:space="preserve"> is trending toward significance in the TNBC population with high TDO2 levels predictive of worse survival.</w:t>
      </w:r>
    </w:p>
    <w:p w:rsidR="00EF1642" w:rsidP="69B19808" w:rsidRDefault="00EF1642" w14:paraId="2EC9181B" w14:textId="2A3A9380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8FFE8B4" wp14:editId="69C285E0">
                <wp:simplePos x="0" y="0"/>
                <wp:positionH relativeFrom="margin">
                  <wp:align>center</wp:align>
                </wp:positionH>
                <wp:positionV relativeFrom="paragraph">
                  <wp:posOffset>255729</wp:posOffset>
                </wp:positionV>
                <wp:extent cx="2795270" cy="3666490"/>
                <wp:effectExtent l="0" t="0" r="24130" b="1016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5270" cy="3666490"/>
                          <a:chOff x="0" y="0"/>
                          <a:chExt cx="2291080" cy="310515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28" r="-188" b="1501"/>
                          <a:stretch/>
                        </pic:blipFill>
                        <pic:spPr bwMode="auto">
                          <a:xfrm>
                            <a:off x="0" y="131806"/>
                            <a:ext cx="2291080" cy="2158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115330" y="2339546"/>
                            <a:ext cx="2174205" cy="72492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Pr="00734D76" w:rsidR="004E52DC" w:rsidP="00734D76" w:rsidRDefault="004E52DC" w14:paraId="363A3575" w14:textId="2E75BB37">
                              <w:pPr>
                                <w:spacing w:line="240" w:lineRule="auto"/>
                                <w:jc w:val="both"/>
                                <w:rPr>
                                  <w:rFonts w:ascii="Times New Roman" w:hAnsi="Times New Roman" w:eastAsia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34D76">
                                <w:rPr>
                                  <w:rFonts w:ascii="Times New Roman" w:hAnsi="Times New Roman" w:eastAsia="Times New Roman" w:cs="Times New Roman"/>
                                  <w:sz w:val="20"/>
                                  <w:szCs w:val="20"/>
                                </w:rPr>
                                <w:t xml:space="preserve">Figure </w:t>
                              </w:r>
                              <w:r w:rsidR="001C4FBC">
                                <w:rPr>
                                  <w:rFonts w:ascii="Times New Roman" w:hAnsi="Times New Roman" w:eastAsia="Times New Roman" w:cs="Times New Roman"/>
                                  <w:sz w:val="20"/>
                                  <w:szCs w:val="20"/>
                                </w:rPr>
                                <w:t>5</w:t>
                              </w:r>
                              <w:r w:rsidRPr="00734D76">
                                <w:rPr>
                                  <w:rFonts w:ascii="Times New Roman" w:hAnsi="Times New Roman" w:eastAsia="Times New Roman" w:cs="Times New Roman"/>
                                  <w:sz w:val="20"/>
                                  <w:szCs w:val="20"/>
                                </w:rPr>
                                <w:t xml:space="preserve">. Kaplan-Meier Survival Curve displaying probability, time, and the high and low expression of TDO2 in Triple Negative Breast Cancer </w:t>
                              </w:r>
                            </w:p>
                            <w:p w:rsidRPr="00734D76" w:rsidR="004E52DC" w:rsidP="00734D76" w:rsidRDefault="004E52DC" w14:paraId="3BC4FAE3" w14:textId="77777777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Frame 4"/>
                        <wps:cNvSpPr/>
                        <wps:spPr>
                          <a:xfrm>
                            <a:off x="0" y="0"/>
                            <a:ext cx="2291080" cy="3105150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" style="position:absolute;left:0;text-align:left;margin-left:0;margin-top:20.15pt;width:220.1pt;height:288.7pt;z-index:251658240;mso-position-horizontal:center;mso-position-horizontal-relative:margin;mso-width-relative:margin;mso-height-relative:margin" coordsize="22910,31051" o:spid="_x0000_s1030" w14:anchorId="68FFE8B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">
                <v:shape id="Picture 2" style="position:absolute;top:1318;width:22910;height:21583;visibility:visible;mso-wrap-style:square" o:spid="_x0000_s103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">
                  <v:imagedata croptop="2705f" cropright="-123f" cropbottom="984f" o:title="" r:id="rId23"/>
                </v:shape>
                <v:shape id="Text Box 1" style="position:absolute;left:1153;top:23395;width:21742;height:7249;visibility:visible;mso-wrap-style:square;v-text-anchor:top" o:spid="_x0000_s1032" fillcolor="white [3201]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">
                  <v:textbox>
                    <w:txbxContent>
                      <w:p w:rsidRPr="00734D76" w:rsidR="004E52DC" w:rsidP="00734D76" w:rsidRDefault="004E52DC" w14:paraId="363A3575" w14:textId="2E75BB37">
                        <w:pPr>
                          <w:spacing w:line="240" w:lineRule="auto"/>
                          <w:jc w:val="both"/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</w:rPr>
                        </w:pPr>
                        <w:r w:rsidRPr="00734D76"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</w:rPr>
                          <w:t xml:space="preserve">Figure </w:t>
                        </w:r>
                        <w:r w:rsidR="001C4FBC"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</w:rPr>
                          <w:t>5</w:t>
                        </w:r>
                        <w:r w:rsidRPr="00734D76">
                          <w:rPr>
                            <w:rFonts w:ascii="Times New Roman" w:hAnsi="Times New Roman" w:eastAsia="Times New Roman" w:cs="Times New Roman"/>
                            <w:sz w:val="20"/>
                            <w:szCs w:val="20"/>
                          </w:rPr>
                          <w:t xml:space="preserve">. Kaplan-Meier Survival Curve displaying probability, time, and the high and low expression of TDO2 in Triple Negative Breast Cancer </w:t>
                        </w:r>
                      </w:p>
                      <w:p w:rsidRPr="00734D76" w:rsidR="004E52DC" w:rsidP="00734D76" w:rsidRDefault="004E52DC" w14:paraId="3BC4FAE3" w14:textId="77777777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Frame 4" style="position:absolute;width:22910;height:31051;visibility:visible;mso-wrap-style:square;v-text-anchor:middle" coordsize="2291080,3105150" o:spid="_x0000_s1033" fillcolor="black [3213]" strokecolor="black [3213]" strokeweight="1pt" path="m,l2291080,r,3105150l,3105150,,xm,l,3105150r2291080,l2291080,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">
                  <v:stroke joinstyle="miter"/>
                  <v:path arrowok="t" o:connecttype="custom" o:connectlocs="0,0;2291080,0;2291080,3105150;0,3105150;0,0;0,0;0,3105150;2291080,3105150;2291080,0;0,0" o:connectangles="0,0,0,0,0,0,0,0,0,0"/>
                </v:shape>
                <w10:wrap type="square" anchorx="margin"/>
              </v:group>
            </w:pict>
          </mc:Fallback>
        </mc:AlternateContent>
      </w:r>
    </w:p>
    <w:p w:rsidR="00EF1642" w:rsidP="69B19808" w:rsidRDefault="00EF1642" w14:paraId="098181E8" w14:textId="77777777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EF1642" w:rsidP="69B19808" w:rsidRDefault="00EF1642" w14:paraId="5ADA92AE" w14:textId="77777777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EF1642" w:rsidP="69B19808" w:rsidRDefault="00EF1642" w14:paraId="61AD750C" w14:textId="77777777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EF1642" w:rsidR="00EF1642" w:rsidP="69B19808" w:rsidRDefault="00EF1642" w14:paraId="29E14714" w14:textId="77777777">
      <w:pPr>
        <w:spacing w:line="360" w:lineRule="auto"/>
        <w:ind w:firstLine="720"/>
        <w:jc w:val="both"/>
        <w:rPr>
          <w:ins w:author="Sarah J. Backe" w:date="2021-04-10T09:37:00Z" w:id="9"/>
          <w:rFonts w:ascii="Times New Roman" w:hAnsi="Times New Roman" w:eastAsia="Times New Roman" w:cs="Times New Roman"/>
          <w:sz w:val="24"/>
          <w:szCs w:val="24"/>
        </w:rPr>
      </w:pPr>
    </w:p>
    <w:p w:rsidR="000D6B17" w:rsidP="69B19808" w:rsidRDefault="000D6B17" w14:paraId="63ADAACE" w14:textId="6A3DAECB">
      <w:pPr>
        <w:spacing w:line="360" w:lineRule="auto"/>
        <w:jc w:val="both"/>
        <w:rPr>
          <w:ins w:author="Sarah J. Backe" w:date="2021-04-10T09:37:00Z" w:id="10"/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</w:rPr>
      </w:pPr>
    </w:p>
    <w:p w:rsidR="00EF1642" w:rsidP="69B19808" w:rsidRDefault="00EF1642" w14:paraId="28742FBA" w14:textId="77777777">
      <w:pPr>
        <w:spacing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="00EF1642" w:rsidP="69B19808" w:rsidRDefault="00EF1642" w14:paraId="1BD451A7" w14:textId="77777777">
      <w:pPr>
        <w:spacing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="00EF1642" w:rsidP="69B19808" w:rsidRDefault="00EF1642" w14:paraId="1A50C334" w14:textId="77777777">
      <w:pPr>
        <w:spacing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="00EF1642" w:rsidP="69B19808" w:rsidRDefault="00EF1642" w14:paraId="4216CF07" w14:textId="77777777">
      <w:pPr>
        <w:spacing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="00EF1642" w:rsidP="69B19808" w:rsidRDefault="00EF1642" w14:paraId="2BDC4CB4" w14:textId="77777777">
      <w:pPr>
        <w:spacing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="00EF1642" w:rsidP="69B19808" w:rsidRDefault="00EF1642" w14:paraId="2A2C8728" w14:textId="77777777">
      <w:pPr>
        <w:spacing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="00EF1642" w:rsidP="69B19808" w:rsidRDefault="00EF1642" w14:paraId="720F0BE8" w14:textId="77777777">
      <w:pPr>
        <w:spacing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:rsidR="00EF1642" w:rsidP="69B19808" w:rsidRDefault="604630A7" w14:paraId="4AFEF44E" w14:textId="0949DF7A">
      <w:pPr>
        <w:spacing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commentRangeStart w:id="11"/>
      <w:r w:rsidRPr="69B19808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Discussion </w:t>
      </w:r>
      <w:commentRangeEnd w:id="11"/>
      <w:r>
        <w:rPr>
          <w:rStyle w:val="CommentReference"/>
        </w:rPr>
        <w:commentReference w:id="11"/>
      </w:r>
      <w:r w:rsidRPr="69B19808" w:rsidR="00EF1642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</w:p>
    <w:p w:rsidRPr="00EF1642" w:rsidR="005D0B2B" w:rsidP="69B19808" w:rsidRDefault="00EF1642" w14:paraId="78D95143" w14:textId="2D94E235">
      <w:pPr>
        <w:spacing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del w:author="Sarah J. Backe" w:date="2021-04-10T09:37:00Z" w:id="12">
        <w:r>
          <w:rPr>
            <w:noProof/>
          </w:rPr>
          <mc:AlternateContent>
            <mc:Choice Requires="wpg">
              <w:drawing>
                <wp:inline distT="0" distB="0" distL="114300" distR="114300" wp14:anchorId="4B4A7C81" wp14:editId="14EDBE7D">
                  <wp:extent cx="2690495" cy="3472815"/>
                  <wp:effectExtent l="0" t="0" r="14605" b="0"/>
                  <wp:docPr id="1473619376" name="Group 10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690495" cy="3472815"/>
                            <a:chOff x="0" y="0"/>
                            <a:chExt cx="2386852" cy="3372906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723" y="40341"/>
                              <a:ext cx="2339340" cy="23393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" name="Text Box 6"/>
                          <wps:cNvSpPr txBox="1"/>
                          <wps:spPr>
                            <a:xfrm>
                              <a:off x="6723" y="2380129"/>
                              <a:ext cx="2246267" cy="99277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Pr="00734D76" w:rsidR="002937F1" w:rsidP="00734D76" w:rsidRDefault="002937F1" w14:paraId="4620897E" w14:textId="77EFAF43">
                                <w:pPr>
                                  <w:spacing w:line="240" w:lineRule="auto"/>
                                  <w:jc w:val="both"/>
                                  <w:rPr>
                                    <w:rFonts w:ascii="Times New Roman" w:hAnsi="Times New Roman" w:eastAsia="Times New Roman" w:cs="Times New Roman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734D76">
                                  <w:rPr>
                                    <w:rFonts w:ascii="Times New Roman" w:hAnsi="Times New Roman" w:eastAsia="Times New Roman" w:cs="Times New Roman"/>
                                    <w:sz w:val="20"/>
                                    <w:szCs w:val="20"/>
                                  </w:rPr>
                                  <w:t xml:space="preserve">Figure 5. Kaplan-Meier Survival Curve displaying probability, time, and the high and low expression of TDO2 in non-Triple Negative Breast Cancer </w:t>
                                </w:r>
                                <w:r w:rsidRPr="00734D76">
                                  <w:rPr>
                                    <w:rFonts w:ascii="Times New Roman" w:hAnsi="Times New Roman" w:eastAsia="Times New Roman" w:cs="Times New Roman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containing ER, PR, HER2 + </w:t>
                                </w:r>
                              </w:p>
                              <w:p w:rsidRPr="00734D76" w:rsidR="002937F1" w:rsidP="00734D76" w:rsidRDefault="002937F1" w14:paraId="2F9527C5" w14:textId="77777777">
                                <w:pPr>
                                  <w:spacing w:line="240" w:lineRule="auto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ame 9"/>
                          <wps:cNvSpPr/>
                          <wps:spPr>
                            <a:xfrm>
                              <a:off x="0" y="0"/>
                              <a:ext cx="2386852" cy="3274359"/>
                            </a:xfrm>
                            <a:prstGeom prst="frame">
                              <a:avLst>
                                <a:gd name="adj1" fmla="val 0"/>
                              </a:avLst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Group 10" style="width:211.85pt;height:273.45pt;mso-position-horizontal-relative:char;mso-position-vertical-relative:line" coordsize="23868,33729" o:spid="_x0000_s1034" w14:anchorId="4B4A7C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">
                  <v:shape id="Picture 3" style="position:absolute;left:67;top:403;width:23393;height:23393;visibility:visible;mso-wrap-style:square" o:spid="_x0000_s103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">
                    <v:imagedata o:title="" r:id="rId25"/>
                  </v:shape>
                  <v:shape id="Text Box 6" style="position:absolute;left:67;top:23801;width:22462;height:9928;visibility:visible;mso-wrap-style:square;v-text-anchor:top" o:spid="_x0000_s1036" fillcolor="white [3201]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">
                    <v:textbox>
                      <w:txbxContent>
                        <w:p w:rsidRPr="00734D76" w:rsidR="002937F1" w:rsidP="00734D76" w:rsidRDefault="002937F1" w14:paraId="4620897E" w14:textId="77EFAF43">
                          <w:pPr>
                            <w:spacing w:line="240" w:lineRule="auto"/>
                            <w:jc w:val="both"/>
                            <w:rPr>
                              <w:rFonts w:ascii="Times New Roman" w:hAnsi="Times New Roman" w:eastAsia="Times New Roman" w:cs="Times New Roman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734D76"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</w:rPr>
                            <w:t xml:space="preserve">Figure 5. Kaplan-Meier Survival Curve displaying probability, time, and the high and low expression of TDO2 in non-Triple Negative Breast Cancer </w:t>
                          </w:r>
                          <w:r w:rsidRPr="00734D76">
                            <w:rPr>
                              <w:rFonts w:ascii="Times New Roman" w:hAnsi="Times New Roman" w:eastAsia="Times New Roman" w:cs="Times New Roman"/>
                              <w:color w:val="000000" w:themeColor="text1"/>
                              <w:sz w:val="20"/>
                              <w:szCs w:val="20"/>
                            </w:rPr>
                            <w:t xml:space="preserve">containing ER, PR, HER2 + </w:t>
                          </w:r>
                        </w:p>
                        <w:p w:rsidRPr="00734D76" w:rsidR="002937F1" w:rsidP="00734D76" w:rsidRDefault="002937F1" w14:paraId="2F9527C5" w14:textId="77777777">
                          <w:pPr>
                            <w:spacing w:line="240" w:lineRule="auto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 id="Frame 9" style="position:absolute;width:23868;height:32743;visibility:visible;mso-wrap-style:square;v-text-anchor:middle" coordsize="2386852,3274359" o:spid="_x0000_s1037" fillcolor="black [3213]" strokecolor="black [3213]" strokeweight="1pt" path="m,l2386852,r,3274359l,3274359,,xm,l,3274359r2386852,l2386852,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">
                    <v:stroke joinstyle="miter"/>
                    <v:path arrowok="t" o:connecttype="custom" o:connectlocs="0,0;2386852,0;2386852,3274359;0,3274359;0,0;0,0;0,3274359;2386852,3274359;2386852,0;0,0" o:connectangles="0,0,0,0,0,0,0,0,0,0"/>
                  </v:shape>
                  <w10:anchorlock/>
                </v:group>
              </w:pict>
            </mc:Fallback>
          </mc:AlternateContent>
        </w:r>
      </w:del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ab/>
      </w:r>
      <w:r w:rsidRPr="42F53899" w:rsidR="00B1768B">
        <w:rPr>
          <w:rFonts w:ascii="Times New Roman" w:hAnsi="Times New Roman" w:eastAsia="Times New Roman" w:cs="Times New Roman"/>
          <w:sz w:val="24"/>
          <w:szCs w:val="24"/>
        </w:rPr>
        <w:t>With a high risk of recurrence at 1-3 years after diagnosis, TNBC has a high recurrence when compared to other breast cancer subtypes (Rogers 2018).</w:t>
      </w:r>
      <w:r w:rsidR="00B1768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D8E01AF" w:rsidR="3B14A3E2">
        <w:rPr>
          <w:rFonts w:ascii="Times New Roman" w:hAnsi="Times New Roman" w:eastAsia="Times New Roman" w:cs="Times New Roman"/>
          <w:sz w:val="24"/>
          <w:szCs w:val="24"/>
        </w:rPr>
        <w:t>In this study,</w:t>
      </w:r>
      <w:r w:rsidRPr="3D8E01AF" w:rsidR="647F692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D8E01AF" w:rsidR="00B03AE5">
        <w:rPr>
          <w:rFonts w:ascii="Times New Roman" w:hAnsi="Times New Roman" w:eastAsia="Times New Roman" w:cs="Times New Roman"/>
          <w:sz w:val="24"/>
          <w:szCs w:val="24"/>
        </w:rPr>
        <w:t xml:space="preserve">the hypothesis that </w:t>
      </w:r>
      <w:r w:rsidRPr="3D8E01AF" w:rsidR="5F0BCD94">
        <w:rPr>
          <w:rFonts w:ascii="Times New Roman" w:hAnsi="Times New Roman" w:eastAsia="Times New Roman" w:cs="Times New Roman"/>
          <w:sz w:val="24"/>
          <w:szCs w:val="24"/>
        </w:rPr>
        <w:t xml:space="preserve">TDO2 expression and worse recurrence-free survival in TNBC samples </w:t>
      </w:r>
      <w:r w:rsidRPr="3D8E01AF" w:rsidR="001F6033">
        <w:rPr>
          <w:rFonts w:ascii="Times New Roman" w:hAnsi="Times New Roman" w:eastAsia="Times New Roman" w:cs="Times New Roman"/>
          <w:sz w:val="24"/>
          <w:szCs w:val="24"/>
        </w:rPr>
        <w:t>is</w:t>
      </w:r>
      <w:r w:rsidRPr="3D8E01AF" w:rsidR="5F0BCD94">
        <w:rPr>
          <w:rFonts w:ascii="Times New Roman" w:hAnsi="Times New Roman" w:eastAsia="Times New Roman" w:cs="Times New Roman"/>
          <w:sz w:val="24"/>
          <w:szCs w:val="24"/>
        </w:rPr>
        <w:t xml:space="preserve"> higher than non-TNBC samples was </w:t>
      </w:r>
      <w:r w:rsidRPr="3D8E01AF" w:rsidR="00E870E1">
        <w:rPr>
          <w:rFonts w:ascii="Times New Roman" w:hAnsi="Times New Roman" w:eastAsia="Times New Roman" w:cs="Times New Roman"/>
          <w:sz w:val="24"/>
          <w:szCs w:val="24"/>
        </w:rPr>
        <w:t xml:space="preserve">fully </w:t>
      </w:r>
      <w:r w:rsidRPr="3D8E01AF" w:rsidR="5F0BCD94">
        <w:rPr>
          <w:rFonts w:ascii="Times New Roman" w:hAnsi="Times New Roman" w:eastAsia="Times New Roman" w:cs="Times New Roman"/>
          <w:sz w:val="24"/>
          <w:szCs w:val="24"/>
        </w:rPr>
        <w:t>supported.</w:t>
      </w:r>
      <w:r w:rsidRPr="3D8E01AF" w:rsidR="30BFB88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D8E01AF" w:rsidR="25E44581">
        <w:rPr>
          <w:rFonts w:ascii="Times New Roman" w:hAnsi="Times New Roman" w:eastAsia="Times New Roman" w:cs="Times New Roman"/>
          <w:sz w:val="24"/>
          <w:szCs w:val="24"/>
        </w:rPr>
        <w:t xml:space="preserve">In </w:t>
      </w:r>
      <w:r w:rsidRPr="3D8E01AF" w:rsidR="7C945CB4">
        <w:rPr>
          <w:rFonts w:ascii="Times New Roman" w:hAnsi="Times New Roman" w:eastAsia="Times New Roman" w:cs="Times New Roman"/>
          <w:sz w:val="24"/>
          <w:szCs w:val="24"/>
        </w:rPr>
        <w:t xml:space="preserve">order to fulfill </w:t>
      </w:r>
      <w:r w:rsidRPr="3D8E01AF" w:rsidR="7EF65E26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r w:rsidRPr="3D8E01AF" w:rsidR="7C945CB4">
        <w:rPr>
          <w:rFonts w:ascii="Times New Roman" w:hAnsi="Times New Roman" w:eastAsia="Times New Roman" w:cs="Times New Roman"/>
          <w:sz w:val="24"/>
          <w:szCs w:val="24"/>
        </w:rPr>
        <w:t xml:space="preserve">goal </w:t>
      </w:r>
      <w:r w:rsidRPr="3D8E01AF" w:rsidR="3A40A511">
        <w:rPr>
          <w:rFonts w:ascii="Times New Roman" w:hAnsi="Times New Roman" w:eastAsia="Times New Roman" w:cs="Times New Roman"/>
          <w:sz w:val="24"/>
          <w:szCs w:val="24"/>
        </w:rPr>
        <w:t>of</w:t>
      </w:r>
      <w:r w:rsidRPr="3D8E01AF" w:rsidR="7C945CB4">
        <w:rPr>
          <w:rFonts w:ascii="Times New Roman" w:hAnsi="Times New Roman" w:eastAsia="Times New Roman" w:cs="Times New Roman"/>
          <w:sz w:val="24"/>
          <w:szCs w:val="24"/>
        </w:rPr>
        <w:t xml:space="preserve"> determining the expression of TDO2 in </w:t>
      </w:r>
      <w:r w:rsidRPr="3D8E01AF" w:rsidR="11B2C3BE">
        <w:rPr>
          <w:rFonts w:ascii="Times New Roman" w:hAnsi="Times New Roman" w:eastAsia="Times New Roman" w:cs="Times New Roman"/>
          <w:sz w:val="24"/>
          <w:szCs w:val="24"/>
        </w:rPr>
        <w:t>b</w:t>
      </w:r>
      <w:r w:rsidRPr="3D8E01AF" w:rsidR="7C945CB4">
        <w:rPr>
          <w:rFonts w:ascii="Times New Roman" w:hAnsi="Times New Roman" w:eastAsia="Times New Roman" w:cs="Times New Roman"/>
          <w:sz w:val="24"/>
          <w:szCs w:val="24"/>
        </w:rPr>
        <w:t xml:space="preserve">reast </w:t>
      </w:r>
      <w:r w:rsidRPr="3D8E01AF" w:rsidR="6308C447">
        <w:rPr>
          <w:rFonts w:ascii="Times New Roman" w:hAnsi="Times New Roman" w:eastAsia="Times New Roman" w:cs="Times New Roman"/>
          <w:sz w:val="24"/>
          <w:szCs w:val="24"/>
        </w:rPr>
        <w:t>c</w:t>
      </w:r>
      <w:r w:rsidRPr="3D8E01AF" w:rsidR="7C945CB4">
        <w:rPr>
          <w:rFonts w:ascii="Times New Roman" w:hAnsi="Times New Roman" w:eastAsia="Times New Roman" w:cs="Times New Roman"/>
          <w:sz w:val="24"/>
          <w:szCs w:val="24"/>
        </w:rPr>
        <w:t>ancer with transcriptome data</w:t>
      </w:r>
      <w:r w:rsidRPr="3D8E01AF" w:rsidR="3B6EE40C">
        <w:rPr>
          <w:rFonts w:ascii="Times New Roman" w:hAnsi="Times New Roman" w:eastAsia="Times New Roman" w:cs="Times New Roman"/>
          <w:sz w:val="24"/>
          <w:szCs w:val="24"/>
        </w:rPr>
        <w:t xml:space="preserve">, the </w:t>
      </w:r>
      <w:r w:rsidRPr="3D8E01AF" w:rsidR="02618B49">
        <w:rPr>
          <w:rFonts w:ascii="Times New Roman" w:hAnsi="Times New Roman" w:eastAsia="Times New Roman" w:cs="Times New Roman"/>
          <w:sz w:val="24"/>
          <w:szCs w:val="24"/>
        </w:rPr>
        <w:t xml:space="preserve">TIMER 2.0 </w:t>
      </w:r>
      <w:r w:rsidRPr="3D8E01AF" w:rsidR="3B6EE40C">
        <w:rPr>
          <w:rFonts w:ascii="Times New Roman" w:hAnsi="Times New Roman" w:eastAsia="Times New Roman" w:cs="Times New Roman"/>
          <w:sz w:val="24"/>
          <w:szCs w:val="24"/>
        </w:rPr>
        <w:t xml:space="preserve">database </w:t>
      </w:r>
      <w:r w:rsidRPr="3D8E01AF" w:rsidR="00CB7BB0">
        <w:rPr>
          <w:rFonts w:ascii="Times New Roman" w:hAnsi="Times New Roman" w:eastAsia="Times New Roman" w:cs="Times New Roman"/>
          <w:sz w:val="24"/>
          <w:szCs w:val="24"/>
        </w:rPr>
        <w:t>w</w:t>
      </w:r>
      <w:r w:rsidRPr="3D8E01AF" w:rsidR="6A3E5EA6">
        <w:rPr>
          <w:rFonts w:ascii="Times New Roman" w:hAnsi="Times New Roman" w:eastAsia="Times New Roman" w:cs="Times New Roman"/>
          <w:sz w:val="24"/>
          <w:szCs w:val="24"/>
        </w:rPr>
        <w:t>ere</w:t>
      </w:r>
      <w:r w:rsidRPr="3D8E01AF" w:rsidR="00CB7BB0">
        <w:rPr>
          <w:rFonts w:ascii="Times New Roman" w:hAnsi="Times New Roman" w:eastAsia="Times New Roman" w:cs="Times New Roman"/>
          <w:sz w:val="24"/>
          <w:szCs w:val="24"/>
        </w:rPr>
        <w:t xml:space="preserve"> used</w:t>
      </w:r>
      <w:r w:rsidRPr="3D8E01AF" w:rsidR="0862E6BF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3D8E01AF" w:rsidR="51ECAEFE">
        <w:rPr>
          <w:rFonts w:ascii="Times New Roman" w:hAnsi="Times New Roman" w:eastAsia="Times New Roman" w:cs="Times New Roman"/>
          <w:sz w:val="24"/>
          <w:szCs w:val="24"/>
        </w:rPr>
        <w:t>Using the “</w:t>
      </w:r>
      <w:proofErr w:type="spellStart"/>
      <w:r w:rsidRPr="3D8E01AF" w:rsidR="51ECAEFE">
        <w:rPr>
          <w:rFonts w:ascii="Times New Roman" w:hAnsi="Times New Roman" w:eastAsia="Times New Roman" w:cs="Times New Roman"/>
          <w:sz w:val="24"/>
          <w:szCs w:val="24"/>
        </w:rPr>
        <w:t>Gene_DE</w:t>
      </w:r>
      <w:proofErr w:type="spellEnd"/>
      <w:r w:rsidRPr="3D8E01AF" w:rsidR="51ECAEFE">
        <w:rPr>
          <w:rFonts w:ascii="Times New Roman" w:hAnsi="Times New Roman" w:eastAsia="Times New Roman" w:cs="Times New Roman"/>
          <w:sz w:val="24"/>
          <w:szCs w:val="24"/>
        </w:rPr>
        <w:t>” module in the TIMER 2.0 database, I compared regular breast cancer samples and breast cancer tumor samples</w:t>
      </w:r>
      <w:r w:rsidRPr="3D8E01AF" w:rsidR="639B0C22">
        <w:rPr>
          <w:rFonts w:ascii="Times New Roman" w:hAnsi="Times New Roman" w:eastAsia="Times New Roman" w:cs="Times New Roman"/>
          <w:sz w:val="24"/>
          <w:szCs w:val="24"/>
        </w:rPr>
        <w:t>.</w:t>
      </w:r>
      <w:r w:rsidRPr="3D8E01AF" w:rsidR="51ECAEFE">
        <w:rPr>
          <w:rFonts w:ascii="Times New Roman" w:hAnsi="Times New Roman" w:eastAsia="Times New Roman" w:cs="Times New Roman"/>
          <w:sz w:val="24"/>
          <w:szCs w:val="24"/>
        </w:rPr>
        <w:t xml:space="preserve"> 1,093 Invasive Breast Carcinoma cancer tissue samples were used, while only 112 normal tissue samples were used.</w:t>
      </w:r>
      <w:r w:rsidRPr="3D8E01AF" w:rsidR="5EB9AE5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commentRangeStart w:id="13"/>
      <w:r w:rsidRPr="3D8E01AF" w:rsidR="5EB9AE5C">
        <w:rPr>
          <w:rFonts w:ascii="Times New Roman" w:hAnsi="Times New Roman" w:eastAsia="Times New Roman" w:cs="Times New Roman"/>
          <w:sz w:val="24"/>
          <w:szCs w:val="24"/>
        </w:rPr>
        <w:t>A</w:t>
      </w:r>
      <w:r w:rsidRPr="3D8E01AF" w:rsidR="51ECAEFE">
        <w:rPr>
          <w:rFonts w:ascii="Times New Roman" w:hAnsi="Times New Roman" w:eastAsia="Times New Roman" w:cs="Times New Roman"/>
          <w:sz w:val="24"/>
          <w:szCs w:val="24"/>
        </w:rPr>
        <w:t>lthough findings suggest the</w:t>
      </w:r>
      <w:r w:rsidRPr="3D8E01AF" w:rsidR="33998369">
        <w:rPr>
          <w:rFonts w:ascii="Times New Roman" w:hAnsi="Times New Roman" w:eastAsia="Times New Roman" w:cs="Times New Roman"/>
          <w:sz w:val="24"/>
          <w:szCs w:val="24"/>
        </w:rPr>
        <w:t>re is an</w:t>
      </w:r>
      <w:r w:rsidRPr="3D8E01AF" w:rsidR="51ECAEFE">
        <w:rPr>
          <w:rFonts w:ascii="Times New Roman" w:hAnsi="Times New Roman" w:eastAsia="Times New Roman" w:cs="Times New Roman"/>
          <w:sz w:val="24"/>
          <w:szCs w:val="24"/>
        </w:rPr>
        <w:t xml:space="preserve"> abundance of TDO2 in Breast Cancer </w:t>
      </w:r>
      <w:r w:rsidRPr="3D8E01AF" w:rsidR="74E3E096">
        <w:rPr>
          <w:rFonts w:ascii="Times New Roman" w:hAnsi="Times New Roman" w:eastAsia="Times New Roman" w:cs="Times New Roman"/>
          <w:sz w:val="24"/>
          <w:szCs w:val="24"/>
        </w:rPr>
        <w:t>ov</w:t>
      </w:r>
      <w:r w:rsidRPr="3D8E01AF" w:rsidR="51ECAEFE">
        <w:rPr>
          <w:rFonts w:ascii="Times New Roman" w:hAnsi="Times New Roman" w:eastAsia="Times New Roman" w:cs="Times New Roman"/>
          <w:sz w:val="24"/>
          <w:szCs w:val="24"/>
        </w:rPr>
        <w:t>eral</w:t>
      </w:r>
      <w:r w:rsidRPr="3D8E01AF" w:rsidR="74E3E096">
        <w:rPr>
          <w:rFonts w:ascii="Times New Roman" w:hAnsi="Times New Roman" w:eastAsia="Times New Roman" w:cs="Times New Roman"/>
          <w:sz w:val="24"/>
          <w:szCs w:val="24"/>
        </w:rPr>
        <w:t>l</w:t>
      </w:r>
      <w:r w:rsidRPr="3D8E01AF" w:rsidR="51ECAEFE">
        <w:rPr>
          <w:rFonts w:ascii="Times New Roman" w:hAnsi="Times New Roman" w:eastAsia="Times New Roman" w:cs="Times New Roman"/>
          <w:sz w:val="24"/>
          <w:szCs w:val="24"/>
        </w:rPr>
        <w:t xml:space="preserve">, there is still a need for validation through larger </w:t>
      </w:r>
      <w:r w:rsidRPr="3D8E01AF" w:rsidR="4F367961">
        <w:rPr>
          <w:rFonts w:ascii="Times New Roman" w:hAnsi="Times New Roman" w:eastAsia="Times New Roman" w:cs="Times New Roman"/>
          <w:sz w:val="24"/>
          <w:szCs w:val="24"/>
        </w:rPr>
        <w:t xml:space="preserve">and equal </w:t>
      </w:r>
      <w:r w:rsidRPr="3D8E01AF" w:rsidR="51ECAEFE">
        <w:rPr>
          <w:rFonts w:ascii="Times New Roman" w:hAnsi="Times New Roman" w:eastAsia="Times New Roman" w:cs="Times New Roman"/>
          <w:sz w:val="24"/>
          <w:szCs w:val="24"/>
        </w:rPr>
        <w:t>sample</w:t>
      </w:r>
      <w:r w:rsidRPr="3D8E01AF" w:rsidR="76D2270A">
        <w:rPr>
          <w:rFonts w:ascii="Times New Roman" w:hAnsi="Times New Roman" w:eastAsia="Times New Roman" w:cs="Times New Roman"/>
          <w:sz w:val="24"/>
          <w:szCs w:val="24"/>
        </w:rPr>
        <w:t xml:space="preserve"> sizes</w:t>
      </w:r>
      <w:r w:rsidRPr="3D8E01AF" w:rsidR="51ECAEFE">
        <w:rPr>
          <w:rFonts w:ascii="Times New Roman" w:hAnsi="Times New Roman" w:eastAsia="Times New Roman" w:cs="Times New Roman"/>
          <w:sz w:val="24"/>
          <w:szCs w:val="24"/>
        </w:rPr>
        <w:t xml:space="preserve"> for clearer results</w:t>
      </w:r>
      <w:commentRangeEnd w:id="13"/>
      <w:r w:rsidR="00EB2ADD">
        <w:rPr>
          <w:rStyle w:val="CommentReference"/>
        </w:rPr>
        <w:commentReference w:id="13"/>
      </w:r>
      <w:r w:rsidRPr="3D8E01AF" w:rsidR="5E5886D6">
        <w:rPr>
          <w:rFonts w:ascii="Times New Roman" w:hAnsi="Times New Roman" w:eastAsia="Times New Roman" w:cs="Times New Roman"/>
          <w:sz w:val="24"/>
          <w:szCs w:val="24"/>
        </w:rPr>
        <w:t>, despite database limitations</w:t>
      </w:r>
      <w:r w:rsidRPr="3D8E01AF" w:rsidR="51ECAEFE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3D8E01AF" w:rsidR="005D0B2B">
        <w:rPr>
          <w:rFonts w:ascii="Times New Roman" w:hAnsi="Times New Roman" w:eastAsia="Times New Roman" w:cs="Times New Roman"/>
          <w:sz w:val="24"/>
          <w:szCs w:val="24"/>
        </w:rPr>
        <w:t>B</w:t>
      </w:r>
      <w:r w:rsidRPr="3D8E01AF" w:rsidR="312C0C41">
        <w:rPr>
          <w:rFonts w:ascii="Times New Roman" w:hAnsi="Times New Roman" w:eastAsia="Times New Roman" w:cs="Times New Roman"/>
          <w:sz w:val="24"/>
          <w:szCs w:val="24"/>
        </w:rPr>
        <w:t xml:space="preserve">ecause </w:t>
      </w:r>
      <w:r w:rsidRPr="3D8E01AF" w:rsidR="005D0B2B">
        <w:rPr>
          <w:rFonts w:ascii="Times New Roman" w:hAnsi="Times New Roman" w:eastAsia="Times New Roman" w:cs="Times New Roman"/>
          <w:sz w:val="24"/>
          <w:szCs w:val="24"/>
        </w:rPr>
        <w:t xml:space="preserve">of this significantly high </w:t>
      </w:r>
      <w:r w:rsidRPr="3D8E01AF" w:rsidR="0EAE353B">
        <w:rPr>
          <w:rFonts w:ascii="Times New Roman" w:hAnsi="Times New Roman" w:eastAsia="Times New Roman" w:cs="Times New Roman"/>
          <w:sz w:val="24"/>
          <w:szCs w:val="24"/>
        </w:rPr>
        <w:t>TDO2 amount</w:t>
      </w:r>
      <w:r w:rsidRPr="3D8E01AF" w:rsidR="005D0B2B">
        <w:rPr>
          <w:rFonts w:ascii="Times New Roman" w:hAnsi="Times New Roman" w:eastAsia="Times New Roman" w:cs="Times New Roman"/>
          <w:sz w:val="24"/>
          <w:szCs w:val="24"/>
        </w:rPr>
        <w:t xml:space="preserve">, I was determined </w:t>
      </w:r>
      <w:r w:rsidRPr="3D8E01AF" w:rsidR="0448998A">
        <w:rPr>
          <w:rFonts w:ascii="Times New Roman" w:hAnsi="Times New Roman" w:eastAsia="Times New Roman" w:cs="Times New Roman"/>
          <w:sz w:val="24"/>
          <w:szCs w:val="24"/>
        </w:rPr>
        <w:t>to</w:t>
      </w:r>
      <w:r w:rsidRPr="3D8E01AF" w:rsidR="01FC505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D8E01AF" w:rsidR="005D0B2B">
        <w:rPr>
          <w:rFonts w:ascii="Times New Roman" w:hAnsi="Times New Roman" w:eastAsia="Times New Roman" w:cs="Times New Roman"/>
          <w:sz w:val="24"/>
          <w:szCs w:val="24"/>
        </w:rPr>
        <w:t>explor</w:t>
      </w:r>
      <w:r w:rsidRPr="3D8E01AF" w:rsidR="1C36CD65">
        <w:rPr>
          <w:rFonts w:ascii="Times New Roman" w:hAnsi="Times New Roman" w:eastAsia="Times New Roman" w:cs="Times New Roman"/>
          <w:sz w:val="24"/>
          <w:szCs w:val="24"/>
        </w:rPr>
        <w:t>e</w:t>
      </w:r>
      <w:r w:rsidRPr="3D8E01AF" w:rsidR="005D0B2B">
        <w:rPr>
          <w:rFonts w:ascii="Times New Roman" w:hAnsi="Times New Roman" w:eastAsia="Times New Roman" w:cs="Times New Roman"/>
          <w:sz w:val="24"/>
          <w:szCs w:val="24"/>
        </w:rPr>
        <w:t xml:space="preserve"> TDO2 levels in TNBC further.  </w:t>
      </w:r>
      <w:r w:rsidRPr="3D8E01AF" w:rsidR="47CF3FE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Pr="00854BE7" w:rsidR="00854BE7" w:rsidP="69B19808" w:rsidRDefault="3C952171" w14:paraId="1C0E4E56" w14:textId="63EA5084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C055B5B" w:rsidR="3C952171">
        <w:rPr>
          <w:rFonts w:ascii="Times New Roman" w:hAnsi="Times New Roman" w:eastAsia="Times New Roman" w:cs="Times New Roman"/>
          <w:sz w:val="24"/>
          <w:szCs w:val="24"/>
        </w:rPr>
        <w:t xml:space="preserve">It was recognized that TDO2 expression </w:t>
      </w:r>
      <w:r w:rsidRPr="7C055B5B" w:rsidR="38EE87AB">
        <w:rPr>
          <w:rFonts w:ascii="Times New Roman" w:hAnsi="Times New Roman" w:eastAsia="Times New Roman" w:cs="Times New Roman"/>
          <w:sz w:val="24"/>
          <w:szCs w:val="24"/>
        </w:rPr>
        <w:t xml:space="preserve">in the </w:t>
      </w:r>
      <w:proofErr w:type="spellStart"/>
      <w:r w:rsidRPr="7C055B5B" w:rsidR="38EE87AB">
        <w:rPr>
          <w:rFonts w:ascii="Times New Roman" w:hAnsi="Times New Roman" w:eastAsia="Times New Roman" w:cs="Times New Roman"/>
          <w:sz w:val="24"/>
          <w:szCs w:val="24"/>
        </w:rPr>
        <w:t>Oncomine</w:t>
      </w:r>
      <w:proofErr w:type="spellEnd"/>
      <w:r w:rsidRPr="7C055B5B" w:rsidR="38EE87AB">
        <w:rPr>
          <w:rFonts w:ascii="Times New Roman" w:hAnsi="Times New Roman" w:eastAsia="Times New Roman" w:cs="Times New Roman"/>
          <w:sz w:val="24"/>
          <w:szCs w:val="24"/>
        </w:rPr>
        <w:t xml:space="preserve"> database </w:t>
      </w:r>
      <w:r w:rsidRPr="7C055B5B" w:rsidR="3C952171">
        <w:rPr>
          <w:rFonts w:ascii="Times New Roman" w:hAnsi="Times New Roman" w:eastAsia="Times New Roman" w:cs="Times New Roman"/>
          <w:sz w:val="24"/>
          <w:szCs w:val="24"/>
        </w:rPr>
        <w:t>TNBC</w:t>
      </w:r>
      <w:r w:rsidRPr="7C055B5B" w:rsidR="48A29E7C">
        <w:rPr>
          <w:rFonts w:ascii="Times New Roman" w:hAnsi="Times New Roman" w:eastAsia="Times New Roman" w:cs="Times New Roman"/>
          <w:sz w:val="24"/>
          <w:szCs w:val="24"/>
        </w:rPr>
        <w:t xml:space="preserve"> group</w:t>
      </w:r>
      <w:r w:rsidRPr="7C055B5B" w:rsidR="3C952171">
        <w:rPr>
          <w:rFonts w:ascii="Times New Roman" w:hAnsi="Times New Roman" w:eastAsia="Times New Roman" w:cs="Times New Roman"/>
          <w:sz w:val="24"/>
          <w:szCs w:val="24"/>
        </w:rPr>
        <w:t xml:space="preserve"> was significantly higher </w:t>
      </w:r>
      <w:r w:rsidRPr="7C055B5B" w:rsidR="26C328C3">
        <w:rPr>
          <w:rFonts w:ascii="Times New Roman" w:hAnsi="Times New Roman" w:eastAsia="Times New Roman" w:cs="Times New Roman"/>
          <w:sz w:val="24"/>
          <w:szCs w:val="24"/>
        </w:rPr>
        <w:t>than the</w:t>
      </w:r>
      <w:r w:rsidRPr="7C055B5B" w:rsidR="3C952171">
        <w:rPr>
          <w:rFonts w:ascii="Times New Roman" w:hAnsi="Times New Roman" w:eastAsia="Times New Roman" w:cs="Times New Roman"/>
          <w:sz w:val="24"/>
          <w:szCs w:val="24"/>
        </w:rPr>
        <w:t xml:space="preserve"> normal breast tissue</w:t>
      </w:r>
      <w:r w:rsidRPr="7C055B5B" w:rsidR="48734C0B">
        <w:rPr>
          <w:rFonts w:ascii="Times New Roman" w:hAnsi="Times New Roman" w:eastAsia="Times New Roman" w:cs="Times New Roman"/>
          <w:sz w:val="24"/>
          <w:szCs w:val="24"/>
        </w:rPr>
        <w:t xml:space="preserve"> group</w:t>
      </w:r>
      <w:r w:rsidRPr="7C055B5B" w:rsidR="3C952171">
        <w:rPr>
          <w:rFonts w:ascii="Times New Roman" w:hAnsi="Times New Roman" w:eastAsia="Times New Roman" w:cs="Times New Roman"/>
          <w:sz w:val="24"/>
          <w:szCs w:val="24"/>
        </w:rPr>
        <w:t>. TDO2 was shown to be upregulated based on increased mRNA expression</w:t>
      </w:r>
      <w:r w:rsidRPr="7C055B5B" w:rsidR="004D2482">
        <w:rPr>
          <w:rFonts w:ascii="Times New Roman" w:hAnsi="Times New Roman" w:eastAsia="Times New Roman" w:cs="Times New Roman"/>
          <w:sz w:val="24"/>
          <w:szCs w:val="24"/>
        </w:rPr>
        <w:t xml:space="preserve">, implying </w:t>
      </w:r>
      <w:commentRangeStart w:id="14"/>
      <w:r w:rsidRPr="7C055B5B" w:rsidR="3C952171">
        <w:rPr>
          <w:rFonts w:ascii="Times New Roman" w:hAnsi="Times New Roman" w:eastAsia="Times New Roman" w:cs="Times New Roman"/>
          <w:sz w:val="24"/>
          <w:szCs w:val="24"/>
        </w:rPr>
        <w:t>that there is upregulation of the kynurenine pathwa</w:t>
      </w:r>
      <w:r w:rsidRPr="7C055B5B" w:rsidR="00AB0247">
        <w:rPr>
          <w:rFonts w:ascii="Times New Roman" w:hAnsi="Times New Roman" w:eastAsia="Times New Roman" w:cs="Times New Roman"/>
          <w:sz w:val="24"/>
          <w:szCs w:val="24"/>
        </w:rPr>
        <w:t>y</w:t>
      </w:r>
      <w:commentRangeEnd w:id="14"/>
      <w:r>
        <w:rPr>
          <w:rStyle w:val="CommentReference"/>
        </w:rPr>
        <w:commentReference w:id="14"/>
      </w:r>
      <w:r w:rsidRPr="7C055B5B" w:rsidR="004D2482">
        <w:rPr>
          <w:rFonts w:ascii="Times New Roman" w:hAnsi="Times New Roman" w:eastAsia="Times New Roman" w:cs="Times New Roman"/>
          <w:sz w:val="24"/>
          <w:szCs w:val="24"/>
        </w:rPr>
        <w:t>.</w:t>
      </w:r>
      <w:r w:rsidRPr="7C055B5B" w:rsidR="008B1ACF">
        <w:rPr>
          <w:rFonts w:ascii="Times New Roman" w:hAnsi="Times New Roman" w:eastAsia="Times New Roman" w:cs="Times New Roman"/>
          <w:sz w:val="24"/>
          <w:szCs w:val="24"/>
        </w:rPr>
        <w:t xml:space="preserve"> D</w:t>
      </w:r>
      <w:r w:rsidRPr="7C055B5B" w:rsidR="004D2482">
        <w:rPr>
          <w:rFonts w:ascii="Times New Roman" w:hAnsi="Times New Roman" w:eastAsia="Times New Roman" w:cs="Times New Roman"/>
          <w:sz w:val="24"/>
          <w:szCs w:val="24"/>
        </w:rPr>
        <w:t xml:space="preserve">ue to </w:t>
      </w:r>
      <w:r w:rsidRPr="7C055B5B" w:rsidR="78C2B3D1">
        <w:rPr>
          <w:rFonts w:ascii="Times New Roman" w:hAnsi="Times New Roman" w:eastAsia="Times New Roman" w:cs="Times New Roman"/>
          <w:sz w:val="24"/>
          <w:szCs w:val="24"/>
        </w:rPr>
        <w:t>kynurenine</w:t>
      </w:r>
      <w:r w:rsidRPr="7C055B5B" w:rsidR="004D2482">
        <w:rPr>
          <w:rFonts w:ascii="Times New Roman" w:hAnsi="Times New Roman" w:eastAsia="Times New Roman" w:cs="Times New Roman"/>
          <w:sz w:val="24"/>
          <w:szCs w:val="24"/>
        </w:rPr>
        <w:t xml:space="preserve"> pathway hyperactivity, tumor immune responses are promoted by </w:t>
      </w:r>
      <w:r w:rsidRPr="7C055B5B" w:rsidR="002E6D1F">
        <w:rPr>
          <w:rFonts w:ascii="Times New Roman" w:hAnsi="Times New Roman" w:eastAsia="Times New Roman" w:cs="Times New Roman"/>
          <w:sz w:val="24"/>
          <w:szCs w:val="24"/>
        </w:rPr>
        <w:t>TDO2-derived kynurenine</w:t>
      </w:r>
      <w:r w:rsidRPr="7C055B5B" w:rsidR="00AF04B7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7C055B5B" w:rsidR="002E6D1F">
        <w:rPr>
          <w:rFonts w:ascii="Times New Roman" w:hAnsi="Times New Roman" w:eastAsia="Times New Roman" w:cs="Times New Roman"/>
          <w:sz w:val="24"/>
          <w:szCs w:val="24"/>
        </w:rPr>
        <w:t>Importantly, the main tryptophan-catabolizing enzyme TDO2 plays an important role in tryptophan degradation because TDO2 causes tryptophan starvation</w:t>
      </w:r>
      <w:r w:rsidRPr="7C055B5B" w:rsidR="008B1ACF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7C055B5B" w:rsidR="002E6D1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66C73AC7">
        <w:rPr>
          <w:rFonts w:ascii="Times New Roman" w:hAnsi="Times New Roman" w:eastAsia="Times New Roman" w:cs="Times New Roman"/>
          <w:sz w:val="24"/>
          <w:szCs w:val="24"/>
        </w:rPr>
        <w:t xml:space="preserve">Nonetheless, </w:t>
      </w:r>
      <w:r w:rsidRPr="7C055B5B" w:rsidR="1EAF7ACB">
        <w:rPr>
          <w:rFonts w:ascii="Times New Roman" w:hAnsi="Times New Roman" w:eastAsia="Times New Roman" w:cs="Times New Roman"/>
          <w:sz w:val="24"/>
          <w:szCs w:val="24"/>
        </w:rPr>
        <w:t>like</w:t>
      </w:r>
      <w:r w:rsidRPr="7C055B5B" w:rsidR="5269D864">
        <w:rPr>
          <w:rFonts w:ascii="Times New Roman" w:hAnsi="Times New Roman" w:eastAsia="Times New Roman" w:cs="Times New Roman"/>
          <w:sz w:val="24"/>
          <w:szCs w:val="24"/>
        </w:rPr>
        <w:t xml:space="preserve"> the TIMER 2.0 database, </w:t>
      </w:r>
      <w:r w:rsidRPr="7C055B5B" w:rsidR="66C73AC7">
        <w:rPr>
          <w:rFonts w:ascii="Times New Roman" w:hAnsi="Times New Roman" w:eastAsia="Times New Roman" w:cs="Times New Roman"/>
          <w:sz w:val="24"/>
          <w:szCs w:val="24"/>
        </w:rPr>
        <w:t xml:space="preserve">the number of samples with </w:t>
      </w:r>
      <w:r w:rsidRPr="7C055B5B" w:rsidR="78F9CA0D">
        <w:rPr>
          <w:rFonts w:ascii="Times New Roman" w:hAnsi="Times New Roman" w:eastAsia="Times New Roman" w:cs="Times New Roman"/>
          <w:sz w:val="24"/>
          <w:szCs w:val="24"/>
        </w:rPr>
        <w:t>normal breast tissue was</w:t>
      </w:r>
      <w:r w:rsidRPr="7C055B5B" w:rsidR="028C8F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78F9CA0D">
        <w:rPr>
          <w:rFonts w:ascii="Times New Roman" w:hAnsi="Times New Roman" w:eastAsia="Times New Roman" w:cs="Times New Roman"/>
          <w:sz w:val="24"/>
          <w:szCs w:val="24"/>
        </w:rPr>
        <w:t>small</w:t>
      </w:r>
      <w:r w:rsidRPr="7C055B5B" w:rsidR="4328EBB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78F9CA0D">
        <w:rPr>
          <w:rFonts w:ascii="Times New Roman" w:hAnsi="Times New Roman" w:eastAsia="Times New Roman" w:cs="Times New Roman"/>
          <w:sz w:val="24"/>
          <w:szCs w:val="24"/>
        </w:rPr>
        <w:t xml:space="preserve">with only 144 samples, compared to </w:t>
      </w:r>
      <w:r w:rsidRPr="7C055B5B" w:rsidR="4C1FAB6A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r w:rsidRPr="7C055B5B" w:rsidR="78F9CA0D">
        <w:rPr>
          <w:rFonts w:ascii="Times New Roman" w:hAnsi="Times New Roman" w:eastAsia="Times New Roman" w:cs="Times New Roman"/>
          <w:sz w:val="24"/>
          <w:szCs w:val="24"/>
        </w:rPr>
        <w:t>1,556 the</w:t>
      </w:r>
      <w:r w:rsidRPr="7C055B5B" w:rsidR="00F25B3C">
        <w:rPr>
          <w:rFonts w:ascii="Times New Roman" w:hAnsi="Times New Roman" w:eastAsia="Times New Roman" w:cs="Times New Roman"/>
          <w:sz w:val="24"/>
          <w:szCs w:val="24"/>
        </w:rPr>
        <w:t xml:space="preserve"> Triple Negative</w:t>
      </w:r>
      <w:r w:rsidRPr="7C055B5B" w:rsidR="78F9CA0D">
        <w:rPr>
          <w:rFonts w:ascii="Times New Roman" w:hAnsi="Times New Roman" w:eastAsia="Times New Roman" w:cs="Times New Roman"/>
          <w:sz w:val="24"/>
          <w:szCs w:val="24"/>
        </w:rPr>
        <w:t xml:space="preserve"> Invasive Ductal TNBC Carcinoma tissue</w:t>
      </w:r>
      <w:r w:rsidRPr="7C055B5B" w:rsidR="6C1939E8">
        <w:rPr>
          <w:rFonts w:ascii="Times New Roman" w:hAnsi="Times New Roman" w:eastAsia="Times New Roman" w:cs="Times New Roman"/>
          <w:sz w:val="24"/>
          <w:szCs w:val="24"/>
        </w:rPr>
        <w:t>s</w:t>
      </w:r>
      <w:r w:rsidRPr="7C055B5B" w:rsidR="78F9CA0D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proofErr w:type="spellStart"/>
      <w:r w:rsidRPr="7C055B5B" w:rsidR="78F9CA0D">
        <w:rPr>
          <w:rFonts w:ascii="Times New Roman" w:hAnsi="Times New Roman" w:eastAsia="Times New Roman" w:cs="Times New Roman"/>
          <w:sz w:val="24"/>
          <w:szCs w:val="24"/>
        </w:rPr>
        <w:t>Oncomine</w:t>
      </w:r>
      <w:proofErr w:type="spellEnd"/>
      <w:r w:rsidRPr="7C055B5B" w:rsidR="78F9CA0D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7C055B5B" w:rsidR="002E272C">
        <w:rPr>
          <w:rFonts w:ascii="Times New Roman" w:hAnsi="Times New Roman" w:eastAsia="Times New Roman" w:cs="Times New Roman"/>
          <w:sz w:val="24"/>
          <w:szCs w:val="24"/>
        </w:rPr>
        <w:t>The</w:t>
      </w:r>
      <w:r w:rsidRPr="7C055B5B" w:rsidR="0046382B">
        <w:rPr>
          <w:rFonts w:ascii="Times New Roman" w:hAnsi="Times New Roman" w:eastAsia="Times New Roman" w:cs="Times New Roman"/>
          <w:sz w:val="24"/>
          <w:szCs w:val="24"/>
        </w:rPr>
        <w:t>r</w:t>
      </w:r>
      <w:r w:rsidRPr="7C055B5B" w:rsidR="002E272C">
        <w:rPr>
          <w:rFonts w:ascii="Times New Roman" w:hAnsi="Times New Roman" w:eastAsia="Times New Roman" w:cs="Times New Roman"/>
          <w:sz w:val="24"/>
          <w:szCs w:val="24"/>
        </w:rPr>
        <w:t xml:space="preserve">e is a need for </w:t>
      </w:r>
      <w:r w:rsidRPr="7C055B5B" w:rsidR="001B60F6">
        <w:rPr>
          <w:rFonts w:ascii="Times New Roman" w:hAnsi="Times New Roman" w:eastAsia="Times New Roman" w:cs="Times New Roman"/>
          <w:sz w:val="24"/>
          <w:szCs w:val="24"/>
        </w:rPr>
        <w:t>additional</w:t>
      </w:r>
      <w:r w:rsidRPr="7C055B5B" w:rsidR="002E272C">
        <w:rPr>
          <w:rFonts w:ascii="Times New Roman" w:hAnsi="Times New Roman" w:eastAsia="Times New Roman" w:cs="Times New Roman"/>
          <w:sz w:val="24"/>
          <w:szCs w:val="24"/>
        </w:rPr>
        <w:t xml:space="preserve"> studies to include</w:t>
      </w:r>
      <w:commentRangeStart w:id="15"/>
      <w:r w:rsidRPr="7C055B5B" w:rsidR="2630A22A">
        <w:rPr>
          <w:rFonts w:ascii="Times New Roman" w:hAnsi="Times New Roman" w:eastAsia="Times New Roman" w:cs="Times New Roman"/>
          <w:sz w:val="24"/>
          <w:szCs w:val="24"/>
        </w:rPr>
        <w:t xml:space="preserve"> a larger</w:t>
      </w:r>
      <w:r w:rsidRPr="7C055B5B" w:rsidR="001B60F6">
        <w:rPr>
          <w:rFonts w:ascii="Times New Roman" w:hAnsi="Times New Roman" w:eastAsia="Times New Roman" w:cs="Times New Roman"/>
          <w:sz w:val="24"/>
          <w:szCs w:val="24"/>
        </w:rPr>
        <w:t xml:space="preserve"> and more </w:t>
      </w:r>
      <w:r w:rsidRPr="7C055B5B" w:rsidR="2630A22A">
        <w:rPr>
          <w:rFonts w:ascii="Times New Roman" w:hAnsi="Times New Roman" w:eastAsia="Times New Roman" w:cs="Times New Roman"/>
          <w:sz w:val="24"/>
          <w:szCs w:val="24"/>
        </w:rPr>
        <w:t>equal sample size</w:t>
      </w:r>
      <w:commentRangeEnd w:id="15"/>
      <w:r>
        <w:rPr>
          <w:rStyle w:val="CommentReference"/>
        </w:rPr>
        <w:commentReference w:id="15"/>
      </w:r>
      <w:r w:rsidRPr="7C055B5B" w:rsidR="2630A22A">
        <w:rPr>
          <w:rFonts w:ascii="Times New Roman" w:hAnsi="Times New Roman" w:eastAsia="Times New Roman" w:cs="Times New Roman"/>
          <w:sz w:val="24"/>
          <w:szCs w:val="24"/>
        </w:rPr>
        <w:t xml:space="preserve"> to further evaluate TDO2</w:t>
      </w:r>
      <w:r w:rsidRPr="7C055B5B" w:rsidR="0DB97ED4">
        <w:rPr>
          <w:rFonts w:ascii="Times New Roman" w:hAnsi="Times New Roman" w:eastAsia="Times New Roman" w:cs="Times New Roman"/>
          <w:sz w:val="24"/>
          <w:szCs w:val="24"/>
        </w:rPr>
        <w:t xml:space="preserve"> levels</w:t>
      </w:r>
      <w:r w:rsidRPr="7C055B5B" w:rsidR="2630A22A">
        <w:rPr>
          <w:rFonts w:ascii="Times New Roman" w:hAnsi="Times New Roman" w:eastAsia="Times New Roman" w:cs="Times New Roman"/>
          <w:sz w:val="24"/>
          <w:szCs w:val="24"/>
        </w:rPr>
        <w:t xml:space="preserve"> in</w:t>
      </w:r>
      <w:r w:rsidRPr="7C055B5B" w:rsidR="3287F147">
        <w:rPr>
          <w:rFonts w:ascii="Times New Roman" w:hAnsi="Times New Roman" w:eastAsia="Times New Roman" w:cs="Times New Roman"/>
          <w:sz w:val="24"/>
          <w:szCs w:val="24"/>
        </w:rPr>
        <w:t xml:space="preserve"> additional cancers other than</w:t>
      </w:r>
      <w:r w:rsidRPr="7C055B5B" w:rsidR="2630A22A">
        <w:rPr>
          <w:rFonts w:ascii="Times New Roman" w:hAnsi="Times New Roman" w:eastAsia="Times New Roman" w:cs="Times New Roman"/>
          <w:sz w:val="24"/>
          <w:szCs w:val="24"/>
        </w:rPr>
        <w:t xml:space="preserve"> breast cancer</w:t>
      </w:r>
      <w:r w:rsidRPr="7C055B5B" w:rsidR="5C35BD1E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</w:p>
    <w:p w:rsidR="00E810CB" w:rsidP="69B19808" w:rsidRDefault="00E870E1" w14:paraId="5EE9B6E4" w14:textId="1D0CF3AD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C055B5B" w:rsidR="00E870E1">
        <w:rPr>
          <w:rFonts w:ascii="Times New Roman" w:hAnsi="Times New Roman" w:eastAsia="Times New Roman" w:cs="Times New Roman"/>
          <w:sz w:val="24"/>
          <w:szCs w:val="24"/>
        </w:rPr>
        <w:t>Data from the Kaplan Meier plotter database revealed that</w:t>
      </w:r>
      <w:r w:rsidRPr="7C055B5B" w:rsidR="6D0BF16C">
        <w:rPr>
          <w:rFonts w:ascii="Times New Roman" w:hAnsi="Times New Roman" w:eastAsia="Times New Roman" w:cs="Times New Roman"/>
          <w:sz w:val="24"/>
          <w:szCs w:val="24"/>
        </w:rPr>
        <w:t xml:space="preserve"> the association between </w:t>
      </w:r>
      <w:r w:rsidRPr="7C055B5B" w:rsidR="005D0B2B">
        <w:rPr>
          <w:rFonts w:ascii="Times New Roman" w:hAnsi="Times New Roman" w:eastAsia="Times New Roman" w:cs="Times New Roman"/>
          <w:sz w:val="24"/>
          <w:szCs w:val="24"/>
        </w:rPr>
        <w:t>TDO2</w:t>
      </w:r>
      <w:r w:rsidRPr="7C055B5B" w:rsidR="1620454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Pr="7C055B5B" w:rsidR="030EC3A7">
        <w:rPr>
          <w:rFonts w:ascii="Times New Roman" w:hAnsi="Times New Roman" w:eastAsia="Times New Roman" w:cs="Times New Roman"/>
          <w:sz w:val="24"/>
          <w:szCs w:val="24"/>
        </w:rPr>
        <w:t>amounts</w:t>
      </w:r>
      <w:proofErr w:type="gramEnd"/>
      <w:r w:rsidRPr="7C055B5B" w:rsidR="7ABA91D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16204543">
        <w:rPr>
          <w:rFonts w:ascii="Times New Roman" w:hAnsi="Times New Roman" w:eastAsia="Times New Roman" w:cs="Times New Roman"/>
          <w:sz w:val="24"/>
          <w:szCs w:val="24"/>
        </w:rPr>
        <w:t xml:space="preserve">and </w:t>
      </w:r>
      <w:r w:rsidRPr="7C055B5B" w:rsidR="005D0B2B">
        <w:rPr>
          <w:rFonts w:ascii="Times New Roman" w:hAnsi="Times New Roman" w:eastAsia="Times New Roman" w:cs="Times New Roman"/>
          <w:sz w:val="24"/>
          <w:szCs w:val="24"/>
        </w:rPr>
        <w:t xml:space="preserve">recurrence-free survival </w:t>
      </w:r>
      <w:r w:rsidRPr="7C055B5B" w:rsidR="3029C115">
        <w:rPr>
          <w:rFonts w:ascii="Times New Roman" w:hAnsi="Times New Roman" w:eastAsia="Times New Roman" w:cs="Times New Roman"/>
          <w:sz w:val="24"/>
          <w:szCs w:val="24"/>
        </w:rPr>
        <w:t xml:space="preserve">was </w:t>
      </w:r>
      <w:r w:rsidRPr="7C055B5B" w:rsidR="00E30E56">
        <w:rPr>
          <w:rFonts w:ascii="Times New Roman" w:hAnsi="Times New Roman" w:eastAsia="Times New Roman" w:cs="Times New Roman"/>
          <w:sz w:val="24"/>
          <w:szCs w:val="24"/>
        </w:rPr>
        <w:t xml:space="preserve">trending towards </w:t>
      </w:r>
      <w:r w:rsidRPr="7C055B5B" w:rsidR="3029C115">
        <w:rPr>
          <w:rFonts w:ascii="Times New Roman" w:hAnsi="Times New Roman" w:eastAsia="Times New Roman" w:cs="Times New Roman"/>
          <w:sz w:val="24"/>
          <w:szCs w:val="24"/>
        </w:rPr>
        <w:t xml:space="preserve">significant </w:t>
      </w:r>
      <w:r w:rsidRPr="7C055B5B" w:rsidR="005D0B2B">
        <w:rPr>
          <w:rFonts w:ascii="Times New Roman" w:hAnsi="Times New Roman" w:eastAsia="Times New Roman" w:cs="Times New Roman"/>
          <w:sz w:val="24"/>
          <w:szCs w:val="24"/>
        </w:rPr>
        <w:t xml:space="preserve">in </w:t>
      </w:r>
      <w:r w:rsidRPr="7C055B5B" w:rsidR="0A7F1715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r w:rsidRPr="7C055B5B" w:rsidR="005D0B2B">
        <w:rPr>
          <w:rFonts w:ascii="Times New Roman" w:hAnsi="Times New Roman" w:eastAsia="Times New Roman" w:cs="Times New Roman"/>
          <w:sz w:val="24"/>
          <w:szCs w:val="24"/>
        </w:rPr>
        <w:t>TNBC s</w:t>
      </w:r>
      <w:r w:rsidRPr="7C055B5B" w:rsidR="5D46C5E7">
        <w:rPr>
          <w:rFonts w:ascii="Times New Roman" w:hAnsi="Times New Roman" w:eastAsia="Times New Roman" w:cs="Times New Roman"/>
          <w:sz w:val="24"/>
          <w:szCs w:val="24"/>
        </w:rPr>
        <w:t>amples</w:t>
      </w:r>
      <w:r w:rsidRPr="7C055B5B" w:rsidR="00E870E1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7C055B5B" w:rsidR="69D189AD">
        <w:rPr>
          <w:rFonts w:ascii="Times New Roman" w:hAnsi="Times New Roman" w:eastAsia="Times New Roman" w:cs="Times New Roman"/>
          <w:sz w:val="24"/>
          <w:szCs w:val="24"/>
        </w:rPr>
        <w:t>D</w:t>
      </w:r>
      <w:r w:rsidRPr="7C055B5B" w:rsidR="329C3073">
        <w:rPr>
          <w:rFonts w:ascii="Times New Roman" w:hAnsi="Times New Roman" w:eastAsia="Times New Roman" w:cs="Times New Roman"/>
          <w:sz w:val="24"/>
          <w:szCs w:val="24"/>
        </w:rPr>
        <w:t xml:space="preserve">ata from systemically untreated and treated patients were used, and the ER, PR, and HER2 subtypes were only changed. </w:t>
      </w:r>
      <w:r w:rsidRPr="7C055B5B" w:rsidR="43B13389">
        <w:rPr>
          <w:rFonts w:ascii="Times New Roman" w:hAnsi="Times New Roman" w:eastAsia="Times New Roman" w:cs="Times New Roman"/>
          <w:sz w:val="24"/>
          <w:szCs w:val="24"/>
        </w:rPr>
        <w:t>Therefore,</w:t>
      </w:r>
      <w:r w:rsidRPr="7C055B5B" w:rsidR="7046EA7A">
        <w:rPr>
          <w:rFonts w:ascii="Times New Roman" w:hAnsi="Times New Roman" w:eastAsia="Times New Roman" w:cs="Times New Roman"/>
          <w:sz w:val="24"/>
          <w:szCs w:val="24"/>
        </w:rPr>
        <w:t xml:space="preserve"> it is unclear if there is a correlation between </w:t>
      </w:r>
      <w:r w:rsidRPr="7C055B5B" w:rsidR="477DC4F8">
        <w:rPr>
          <w:rFonts w:ascii="Times New Roman" w:hAnsi="Times New Roman" w:eastAsia="Times New Roman" w:cs="Times New Roman"/>
          <w:sz w:val="24"/>
          <w:szCs w:val="24"/>
        </w:rPr>
        <w:t xml:space="preserve">TDO2 and </w:t>
      </w:r>
      <w:r w:rsidRPr="7C055B5B" w:rsidR="7046EA7A">
        <w:rPr>
          <w:rFonts w:ascii="Times New Roman" w:hAnsi="Times New Roman" w:eastAsia="Times New Roman" w:cs="Times New Roman"/>
          <w:sz w:val="24"/>
          <w:szCs w:val="24"/>
        </w:rPr>
        <w:t>patient age, lymph node status, cancer grade,</w:t>
      </w:r>
      <w:r w:rsidRPr="7C055B5B" w:rsidR="41172E9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1A873CEB">
        <w:rPr>
          <w:rFonts w:ascii="Times New Roman" w:hAnsi="Times New Roman" w:eastAsia="Times New Roman" w:cs="Times New Roman"/>
          <w:sz w:val="24"/>
          <w:szCs w:val="24"/>
        </w:rPr>
        <w:t>or patients with endocrine therapy and/or chemotherapy.</w:t>
      </w:r>
      <w:r w:rsidRPr="7C055B5B" w:rsidR="56010BE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008C2276">
        <w:rPr>
          <w:rFonts w:ascii="Times New Roman" w:hAnsi="Times New Roman" w:eastAsia="Times New Roman" w:cs="Times New Roman"/>
          <w:sz w:val="24"/>
          <w:szCs w:val="24"/>
        </w:rPr>
        <w:t>Unfortunately, m</w:t>
      </w:r>
      <w:r w:rsidRPr="7C055B5B" w:rsidR="00B61B27">
        <w:rPr>
          <w:rFonts w:ascii="Times New Roman" w:hAnsi="Times New Roman" w:eastAsia="Times New Roman" w:cs="Times New Roman"/>
          <w:sz w:val="24"/>
          <w:szCs w:val="24"/>
        </w:rPr>
        <w:t xml:space="preserve">any TNBC patients suffer from </w:t>
      </w:r>
      <w:r w:rsidRPr="7C055B5B" w:rsidR="4DF9F5B1">
        <w:rPr>
          <w:rFonts w:ascii="Times New Roman" w:hAnsi="Times New Roman" w:eastAsia="Times New Roman" w:cs="Times New Roman"/>
          <w:sz w:val="24"/>
          <w:szCs w:val="24"/>
        </w:rPr>
        <w:t>clinical</w:t>
      </w:r>
      <w:r w:rsidRPr="7C055B5B" w:rsidR="00B61B27">
        <w:rPr>
          <w:rFonts w:ascii="Times New Roman" w:hAnsi="Times New Roman" w:eastAsia="Times New Roman" w:cs="Times New Roman"/>
          <w:sz w:val="24"/>
          <w:szCs w:val="24"/>
        </w:rPr>
        <w:t xml:space="preserve"> outcomes like early relapse and metastasis</w:t>
      </w:r>
      <w:r w:rsidRPr="7C055B5B" w:rsidR="008C2276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7C055B5B" w:rsidR="00E200F7">
        <w:rPr>
          <w:rFonts w:ascii="Times New Roman" w:hAnsi="Times New Roman" w:eastAsia="Times New Roman" w:cs="Times New Roman"/>
          <w:sz w:val="24"/>
          <w:szCs w:val="24"/>
        </w:rPr>
        <w:t>Because</w:t>
      </w:r>
      <w:r w:rsidRPr="7C055B5B" w:rsidR="00781BCE">
        <w:rPr>
          <w:rFonts w:ascii="Times New Roman" w:hAnsi="Times New Roman" w:eastAsia="Times New Roman" w:cs="Times New Roman"/>
          <w:sz w:val="24"/>
          <w:szCs w:val="24"/>
        </w:rPr>
        <w:t xml:space="preserve"> TNBC has the most aggressive behaviors like risk of relapse withi</w:t>
      </w:r>
      <w:r w:rsidRPr="7C055B5B" w:rsidR="00E200F7">
        <w:rPr>
          <w:rFonts w:ascii="Times New Roman" w:hAnsi="Times New Roman" w:eastAsia="Times New Roman" w:cs="Times New Roman"/>
          <w:sz w:val="24"/>
          <w:szCs w:val="24"/>
        </w:rPr>
        <w:t>n the first 3-5 years after typical chemotherapy treatment</w:t>
      </w:r>
      <w:r w:rsidRPr="7C055B5B" w:rsidR="00EC62BD">
        <w:rPr>
          <w:rFonts w:ascii="Times New Roman" w:hAnsi="Times New Roman" w:eastAsia="Times New Roman" w:cs="Times New Roman"/>
          <w:sz w:val="24"/>
          <w:szCs w:val="24"/>
        </w:rPr>
        <w:t xml:space="preserve"> (Park 2018)</w:t>
      </w:r>
      <w:r w:rsidRPr="7C055B5B" w:rsidR="5B4E5F99">
        <w:rPr>
          <w:rFonts w:ascii="Times New Roman" w:hAnsi="Times New Roman" w:eastAsia="Times New Roman" w:cs="Times New Roman"/>
          <w:sz w:val="24"/>
          <w:szCs w:val="24"/>
        </w:rPr>
        <w:t>, other patient outcome survivals in addition to recurrence-free survival should be tested, as TDO2 may be a contributing factor to the clinical outcomes of breast cancer patients. F</w:t>
      </w:r>
      <w:commentRangeStart w:id="16"/>
      <w:r w:rsidRPr="7C055B5B" w:rsidR="7FA0B080">
        <w:rPr>
          <w:rFonts w:ascii="Times New Roman" w:hAnsi="Times New Roman" w:eastAsia="Times New Roman" w:cs="Times New Roman"/>
          <w:sz w:val="24"/>
          <w:szCs w:val="24"/>
        </w:rPr>
        <w:t>uture studies should</w:t>
      </w:r>
      <w:r w:rsidRPr="7C055B5B" w:rsidR="5FC2ACD5">
        <w:rPr>
          <w:rFonts w:ascii="Times New Roman" w:hAnsi="Times New Roman" w:eastAsia="Times New Roman" w:cs="Times New Roman"/>
          <w:sz w:val="24"/>
          <w:szCs w:val="24"/>
        </w:rPr>
        <w:t xml:space="preserve"> also</w:t>
      </w:r>
      <w:r w:rsidRPr="7C055B5B" w:rsidR="7FA0B080">
        <w:rPr>
          <w:rFonts w:ascii="Times New Roman" w:hAnsi="Times New Roman" w:eastAsia="Times New Roman" w:cs="Times New Roman"/>
          <w:sz w:val="24"/>
          <w:szCs w:val="24"/>
        </w:rPr>
        <w:t xml:space="preserve"> determine if treatments and cancer grades/stages are a contributing factor to the expression of TDO2 in TNBC</w:t>
      </w:r>
      <w:r w:rsidRPr="7C055B5B" w:rsidR="0D4B6E9D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commentRangeEnd w:id="16"/>
      <w:r>
        <w:rPr>
          <w:rStyle w:val="CommentReference"/>
        </w:rPr>
        <w:commentReference w:id="16"/>
      </w:r>
    </w:p>
    <w:p w:rsidR="00E810CB" w:rsidP="69B19808" w:rsidRDefault="301C210A" w14:paraId="1C43D858" w14:textId="362AE391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C055B5B" w:rsidR="301C210A">
        <w:rPr>
          <w:rFonts w:ascii="Times New Roman" w:hAnsi="Times New Roman" w:eastAsia="Times New Roman" w:cs="Times New Roman"/>
          <w:sz w:val="24"/>
          <w:szCs w:val="24"/>
        </w:rPr>
        <w:t>By using the findings in this study,</w:t>
      </w:r>
      <w:r w:rsidRPr="7C055B5B" w:rsidR="1C2656F3">
        <w:rPr>
          <w:rFonts w:ascii="Times New Roman" w:hAnsi="Times New Roman" w:eastAsia="Times New Roman" w:cs="Times New Roman"/>
          <w:sz w:val="24"/>
          <w:szCs w:val="24"/>
        </w:rPr>
        <w:t xml:space="preserve"> it is importa</w:t>
      </w:r>
      <w:r w:rsidRPr="7C055B5B" w:rsidR="3D8A8A5B">
        <w:rPr>
          <w:rFonts w:ascii="Times New Roman" w:hAnsi="Times New Roman" w:eastAsia="Times New Roman" w:cs="Times New Roman"/>
          <w:sz w:val="24"/>
          <w:szCs w:val="24"/>
        </w:rPr>
        <w:t>nt to further understand the role of TDO2 as a novel target</w:t>
      </w:r>
      <w:r w:rsidRPr="7C055B5B" w:rsidR="14C164D9">
        <w:rPr>
          <w:rFonts w:ascii="Times New Roman" w:hAnsi="Times New Roman" w:eastAsia="Times New Roman" w:cs="Times New Roman"/>
          <w:sz w:val="24"/>
          <w:szCs w:val="24"/>
        </w:rPr>
        <w:t xml:space="preserve"> in not just TNBC but possibly other types of </w:t>
      </w:r>
      <w:r w:rsidRPr="7C055B5B" w:rsidR="7DA25EC6">
        <w:rPr>
          <w:rFonts w:ascii="Times New Roman" w:hAnsi="Times New Roman" w:eastAsia="Times New Roman" w:cs="Times New Roman"/>
          <w:sz w:val="24"/>
          <w:szCs w:val="24"/>
        </w:rPr>
        <w:t xml:space="preserve">human </w:t>
      </w:r>
      <w:r w:rsidRPr="7C055B5B" w:rsidR="14C164D9">
        <w:rPr>
          <w:rFonts w:ascii="Times New Roman" w:hAnsi="Times New Roman" w:eastAsia="Times New Roman" w:cs="Times New Roman"/>
          <w:sz w:val="24"/>
          <w:szCs w:val="24"/>
        </w:rPr>
        <w:t>cancers</w:t>
      </w:r>
      <w:r w:rsidRPr="7C055B5B" w:rsidR="3D8A8A5B">
        <w:rPr>
          <w:rFonts w:ascii="Times New Roman" w:hAnsi="Times New Roman" w:eastAsia="Times New Roman" w:cs="Times New Roman"/>
          <w:sz w:val="24"/>
          <w:szCs w:val="24"/>
        </w:rPr>
        <w:t>.</w:t>
      </w:r>
      <w:r w:rsidRPr="7C055B5B" w:rsidR="729CAA8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0662844C">
        <w:rPr>
          <w:rFonts w:ascii="Times New Roman" w:hAnsi="Times New Roman" w:eastAsia="Times New Roman" w:cs="Times New Roman"/>
          <w:sz w:val="24"/>
          <w:szCs w:val="24"/>
        </w:rPr>
        <w:t>Although</w:t>
      </w:r>
      <w:r w:rsidRPr="7C055B5B" w:rsidR="3C367AE5">
        <w:rPr>
          <w:rFonts w:ascii="Times New Roman" w:hAnsi="Times New Roman" w:eastAsia="Times New Roman" w:cs="Times New Roman"/>
          <w:sz w:val="24"/>
          <w:szCs w:val="24"/>
        </w:rPr>
        <w:t xml:space="preserve"> TDO2 </w:t>
      </w:r>
      <w:r w:rsidRPr="7C055B5B" w:rsidR="0662844C">
        <w:rPr>
          <w:rFonts w:ascii="Times New Roman" w:hAnsi="Times New Roman" w:eastAsia="Times New Roman" w:cs="Times New Roman"/>
          <w:sz w:val="24"/>
          <w:szCs w:val="24"/>
        </w:rPr>
        <w:t xml:space="preserve">has the </w:t>
      </w:r>
      <w:r w:rsidRPr="7C055B5B" w:rsidR="11A92C4B">
        <w:rPr>
          <w:rFonts w:ascii="Times New Roman" w:hAnsi="Times New Roman" w:eastAsia="Times New Roman" w:cs="Times New Roman"/>
          <w:sz w:val="24"/>
          <w:szCs w:val="24"/>
        </w:rPr>
        <w:t>important</w:t>
      </w:r>
      <w:r w:rsidRPr="7C055B5B" w:rsidR="0662844C">
        <w:rPr>
          <w:rFonts w:ascii="Times New Roman" w:hAnsi="Times New Roman" w:eastAsia="Times New Roman" w:cs="Times New Roman"/>
          <w:sz w:val="24"/>
          <w:szCs w:val="24"/>
        </w:rPr>
        <w:t xml:space="preserve"> role of mediating the immunosuppressive microenvironment for breast cancer, tryptophan-catabolizing enzymes might function </w:t>
      </w:r>
      <w:r w:rsidRPr="7C055B5B" w:rsidR="005D0B2B">
        <w:rPr>
          <w:rFonts w:ascii="Times New Roman" w:hAnsi="Times New Roman" w:eastAsia="Times New Roman" w:cs="Times New Roman"/>
          <w:sz w:val="24"/>
          <w:szCs w:val="24"/>
        </w:rPr>
        <w:t xml:space="preserve">collectively </w:t>
      </w:r>
      <w:r w:rsidRPr="7C055B5B" w:rsidR="0662844C">
        <w:rPr>
          <w:rFonts w:ascii="Times New Roman" w:hAnsi="Times New Roman" w:eastAsia="Times New Roman" w:cs="Times New Roman"/>
          <w:sz w:val="24"/>
          <w:szCs w:val="24"/>
        </w:rPr>
        <w:t>in the tu</w:t>
      </w:r>
      <w:r w:rsidRPr="7C055B5B" w:rsidR="181983D5">
        <w:rPr>
          <w:rFonts w:ascii="Times New Roman" w:hAnsi="Times New Roman" w:eastAsia="Times New Roman" w:cs="Times New Roman"/>
          <w:sz w:val="24"/>
          <w:szCs w:val="24"/>
        </w:rPr>
        <w:t>mor immune microenvironment</w:t>
      </w:r>
      <w:r w:rsidRPr="7C055B5B" w:rsidR="00E810CB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7C055B5B" w:rsidR="181983D5">
        <w:rPr>
          <w:rFonts w:ascii="Times New Roman" w:hAnsi="Times New Roman" w:eastAsia="Times New Roman" w:cs="Times New Roman"/>
          <w:sz w:val="24"/>
          <w:szCs w:val="24"/>
        </w:rPr>
        <w:t>Therefore,</w:t>
      </w:r>
      <w:r w:rsidRPr="7C055B5B" w:rsidR="005D0B2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719C56AA">
        <w:rPr>
          <w:rFonts w:ascii="Times New Roman" w:hAnsi="Times New Roman" w:eastAsia="Times New Roman" w:cs="Times New Roman"/>
          <w:sz w:val="24"/>
          <w:szCs w:val="24"/>
        </w:rPr>
        <w:t xml:space="preserve">future research </w:t>
      </w:r>
      <w:r w:rsidRPr="7C055B5B" w:rsidR="005D0B2B">
        <w:rPr>
          <w:rFonts w:ascii="Times New Roman" w:hAnsi="Times New Roman" w:eastAsia="Times New Roman" w:cs="Times New Roman"/>
          <w:sz w:val="24"/>
          <w:szCs w:val="24"/>
        </w:rPr>
        <w:t>should</w:t>
      </w:r>
      <w:r w:rsidRPr="7C055B5B" w:rsidR="719C56AA">
        <w:rPr>
          <w:rFonts w:ascii="Times New Roman" w:hAnsi="Times New Roman" w:eastAsia="Times New Roman" w:cs="Times New Roman"/>
          <w:sz w:val="24"/>
          <w:szCs w:val="24"/>
        </w:rPr>
        <w:t xml:space="preserve"> focus on multiple catalysts, </w:t>
      </w:r>
      <w:r w:rsidRPr="7C055B5B" w:rsidR="005D0B2B">
        <w:rPr>
          <w:rFonts w:ascii="Times New Roman" w:hAnsi="Times New Roman" w:eastAsia="Times New Roman" w:cs="Times New Roman"/>
          <w:sz w:val="24"/>
          <w:szCs w:val="24"/>
        </w:rPr>
        <w:t>since</w:t>
      </w:r>
      <w:r w:rsidRPr="7C055B5B" w:rsidR="719C56A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5D252C14">
        <w:rPr>
          <w:rFonts w:ascii="Times New Roman" w:hAnsi="Times New Roman" w:eastAsia="Times New Roman" w:cs="Times New Roman"/>
          <w:sz w:val="24"/>
          <w:szCs w:val="24"/>
        </w:rPr>
        <w:t>focusing on</w:t>
      </w:r>
      <w:r w:rsidRPr="7C055B5B" w:rsidR="005D0B2B">
        <w:rPr>
          <w:rFonts w:ascii="Times New Roman" w:hAnsi="Times New Roman" w:eastAsia="Times New Roman" w:cs="Times New Roman"/>
          <w:sz w:val="24"/>
          <w:szCs w:val="24"/>
        </w:rPr>
        <w:t xml:space="preserve"> lone</w:t>
      </w:r>
      <w:r w:rsidRPr="7C055B5B" w:rsidR="5D252C14">
        <w:rPr>
          <w:rFonts w:ascii="Times New Roman" w:hAnsi="Times New Roman" w:eastAsia="Times New Roman" w:cs="Times New Roman"/>
          <w:sz w:val="24"/>
          <w:szCs w:val="24"/>
        </w:rPr>
        <w:t xml:space="preserve"> catalysts migh</w:t>
      </w:r>
      <w:r w:rsidRPr="7C055B5B" w:rsidR="5CAC1C6C">
        <w:rPr>
          <w:rFonts w:ascii="Times New Roman" w:hAnsi="Times New Roman" w:eastAsia="Times New Roman" w:cs="Times New Roman"/>
          <w:sz w:val="24"/>
          <w:szCs w:val="24"/>
        </w:rPr>
        <w:t>t</w:t>
      </w:r>
      <w:r w:rsidRPr="7C055B5B" w:rsidR="5D252C1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005D0B2B">
        <w:rPr>
          <w:rFonts w:ascii="Times New Roman" w:hAnsi="Times New Roman" w:eastAsia="Times New Roman" w:cs="Times New Roman"/>
          <w:sz w:val="24"/>
          <w:szCs w:val="24"/>
        </w:rPr>
        <w:t>be insufficient</w:t>
      </w:r>
      <w:r w:rsidRPr="7C055B5B" w:rsidR="5D252C14">
        <w:rPr>
          <w:rFonts w:ascii="Times New Roman" w:hAnsi="Times New Roman" w:eastAsia="Times New Roman" w:cs="Times New Roman"/>
          <w:sz w:val="24"/>
          <w:szCs w:val="24"/>
        </w:rPr>
        <w:t xml:space="preserve"> in</w:t>
      </w:r>
      <w:r w:rsidRPr="7C055B5B" w:rsidR="005D0B2B">
        <w:rPr>
          <w:rFonts w:ascii="Times New Roman" w:hAnsi="Times New Roman" w:eastAsia="Times New Roman" w:cs="Times New Roman"/>
          <w:sz w:val="24"/>
          <w:szCs w:val="24"/>
        </w:rPr>
        <w:t xml:space="preserve"> reversing tumor immune resistance</w:t>
      </w:r>
      <w:r w:rsidRPr="7C055B5B" w:rsidR="5D252C14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C055B5B" w:rsidP="7C055B5B" w:rsidRDefault="7C055B5B" w14:paraId="688394CF" w14:textId="539CA1E9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E810CB" w:rsidP="69B19808" w:rsidRDefault="00E810CB" w14:paraId="76D7B7C2" w14:textId="5756FA54">
      <w:pPr>
        <w:spacing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b/>
          <w:bCs/>
          <w:sz w:val="24"/>
          <w:szCs w:val="24"/>
        </w:rPr>
        <w:t>Conclusion</w:t>
      </w:r>
    </w:p>
    <w:p w:rsidR="001F6033" w:rsidDel="004E52DC" w:rsidP="001A30B5" w:rsidRDefault="00E810CB" w14:paraId="246266AD" w14:textId="7F18A077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C055B5B" w:rsidR="00E810CB">
        <w:rPr>
          <w:rFonts w:ascii="Times New Roman" w:hAnsi="Times New Roman" w:eastAsia="Times New Roman" w:cs="Times New Roman"/>
          <w:sz w:val="24"/>
          <w:szCs w:val="24"/>
        </w:rPr>
        <w:t>Overall,</w:t>
      </w:r>
      <w:r w:rsidRPr="7C055B5B" w:rsidR="001F6033">
        <w:rPr>
          <w:rFonts w:ascii="Times New Roman" w:hAnsi="Times New Roman" w:eastAsia="Times New Roman" w:cs="Times New Roman"/>
          <w:sz w:val="24"/>
          <w:szCs w:val="24"/>
        </w:rPr>
        <w:t xml:space="preserve"> TDO2 was </w:t>
      </w:r>
      <w:r w:rsidRPr="7C055B5B" w:rsidR="296D7BAB">
        <w:rPr>
          <w:rFonts w:ascii="Times New Roman" w:hAnsi="Times New Roman" w:eastAsia="Times New Roman" w:cs="Times New Roman"/>
          <w:sz w:val="24"/>
          <w:szCs w:val="24"/>
        </w:rPr>
        <w:t>overexpressed</w:t>
      </w:r>
      <w:r w:rsidRPr="7C055B5B" w:rsidR="001F6033">
        <w:rPr>
          <w:rFonts w:ascii="Times New Roman" w:hAnsi="Times New Roman" w:eastAsia="Times New Roman" w:cs="Times New Roman"/>
          <w:sz w:val="24"/>
          <w:szCs w:val="24"/>
        </w:rPr>
        <w:t xml:space="preserve"> in TNBC samples, and worse recurrence-free survival in TNBC samples </w:t>
      </w:r>
      <w:r w:rsidRPr="7C055B5B" w:rsidR="2A42FBFF">
        <w:rPr>
          <w:rFonts w:ascii="Times New Roman" w:hAnsi="Times New Roman" w:eastAsia="Times New Roman" w:cs="Times New Roman"/>
          <w:sz w:val="24"/>
          <w:szCs w:val="24"/>
        </w:rPr>
        <w:t>was</w:t>
      </w:r>
      <w:r w:rsidRPr="7C055B5B" w:rsidR="001F6033">
        <w:rPr>
          <w:rFonts w:ascii="Times New Roman" w:hAnsi="Times New Roman" w:eastAsia="Times New Roman" w:cs="Times New Roman"/>
          <w:sz w:val="24"/>
          <w:szCs w:val="24"/>
        </w:rPr>
        <w:t xml:space="preserve"> higher than non-TNBC samples. T</w:t>
      </w:r>
      <w:r w:rsidRPr="7C055B5B" w:rsidR="00E810CB">
        <w:rPr>
          <w:rFonts w:ascii="Times New Roman" w:hAnsi="Times New Roman" w:eastAsia="Times New Roman" w:cs="Times New Roman"/>
          <w:sz w:val="24"/>
          <w:szCs w:val="24"/>
        </w:rPr>
        <w:t xml:space="preserve">his study is important in showing that the results may add to our understanding </w:t>
      </w:r>
      <w:r w:rsidRPr="7C055B5B" w:rsidR="45C0A100">
        <w:rPr>
          <w:rFonts w:ascii="Times New Roman" w:hAnsi="Times New Roman" w:eastAsia="Times New Roman" w:cs="Times New Roman"/>
          <w:sz w:val="24"/>
          <w:szCs w:val="24"/>
        </w:rPr>
        <w:t>of</w:t>
      </w:r>
      <w:r w:rsidRPr="7C055B5B" w:rsidR="7522DDC2">
        <w:rPr>
          <w:rFonts w:ascii="Times New Roman" w:hAnsi="Times New Roman" w:eastAsia="Times New Roman" w:cs="Times New Roman"/>
          <w:sz w:val="24"/>
          <w:szCs w:val="24"/>
        </w:rPr>
        <w:t xml:space="preserve"> potential treatments for TNBC. Findings may be significant in adding to our understanding on stopping the </w:t>
      </w:r>
      <w:r w:rsidRPr="7C055B5B" w:rsidR="1131F311">
        <w:rPr>
          <w:rFonts w:ascii="Times New Roman" w:hAnsi="Times New Roman" w:eastAsia="Times New Roman" w:cs="Times New Roman"/>
          <w:sz w:val="24"/>
          <w:szCs w:val="24"/>
        </w:rPr>
        <w:t>reoccurrence</w:t>
      </w:r>
      <w:r w:rsidRPr="7C055B5B" w:rsidR="7522DDC2">
        <w:rPr>
          <w:rFonts w:ascii="Times New Roman" w:hAnsi="Times New Roman" w:eastAsia="Times New Roman" w:cs="Times New Roman"/>
          <w:sz w:val="24"/>
          <w:szCs w:val="24"/>
        </w:rPr>
        <w:t xml:space="preserve"> of breast cancer</w:t>
      </w:r>
      <w:r w:rsidRPr="7C055B5B" w:rsidR="622FC27C">
        <w:rPr>
          <w:rFonts w:ascii="Times New Roman" w:hAnsi="Times New Roman" w:eastAsia="Times New Roman" w:cs="Times New Roman"/>
          <w:sz w:val="24"/>
          <w:szCs w:val="24"/>
        </w:rPr>
        <w:t>, and new therapies focused on TNBC.</w:t>
      </w:r>
      <w:r w:rsidRPr="7C055B5B" w:rsidR="421A487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31CFEEB6">
        <w:rPr>
          <w:rFonts w:ascii="Times New Roman" w:hAnsi="Times New Roman" w:eastAsia="Times New Roman" w:cs="Times New Roman"/>
          <w:sz w:val="24"/>
          <w:szCs w:val="24"/>
        </w:rPr>
        <w:t xml:space="preserve">Future examinations directed on researching the job of </w:t>
      </w:r>
      <w:r w:rsidRPr="7C055B5B" w:rsidR="635D6E6D">
        <w:rPr>
          <w:rFonts w:ascii="Times New Roman" w:hAnsi="Times New Roman" w:eastAsia="Times New Roman" w:cs="Times New Roman"/>
          <w:sz w:val="24"/>
          <w:szCs w:val="24"/>
        </w:rPr>
        <w:t xml:space="preserve">TDO2 </w:t>
      </w:r>
      <w:r w:rsidRPr="7C055B5B" w:rsidR="31CFEEB6">
        <w:rPr>
          <w:rFonts w:ascii="Times New Roman" w:hAnsi="Times New Roman" w:eastAsia="Times New Roman" w:cs="Times New Roman"/>
          <w:sz w:val="24"/>
          <w:szCs w:val="24"/>
        </w:rPr>
        <w:t xml:space="preserve">in </w:t>
      </w:r>
      <w:r w:rsidRPr="7C055B5B" w:rsidR="4CEE035C">
        <w:rPr>
          <w:rFonts w:ascii="Times New Roman" w:hAnsi="Times New Roman" w:eastAsia="Times New Roman" w:cs="Times New Roman"/>
          <w:sz w:val="24"/>
          <w:szCs w:val="24"/>
        </w:rPr>
        <w:t xml:space="preserve">immune response regulation </w:t>
      </w:r>
      <w:r w:rsidRPr="7C055B5B" w:rsidR="31CFEEB6">
        <w:rPr>
          <w:rFonts w:ascii="Times New Roman" w:hAnsi="Times New Roman" w:eastAsia="Times New Roman" w:cs="Times New Roman"/>
          <w:sz w:val="24"/>
          <w:szCs w:val="24"/>
        </w:rPr>
        <w:t xml:space="preserve">may uncover novel experiences for </w:t>
      </w:r>
      <w:r w:rsidRPr="7C055B5B" w:rsidR="23FF88E4">
        <w:rPr>
          <w:rFonts w:ascii="Times New Roman" w:hAnsi="Times New Roman" w:eastAsia="Times New Roman" w:cs="Times New Roman"/>
          <w:sz w:val="24"/>
          <w:szCs w:val="24"/>
        </w:rPr>
        <w:t>TDO2</w:t>
      </w:r>
      <w:r w:rsidRPr="7C055B5B" w:rsidR="31CFEEB6">
        <w:rPr>
          <w:rFonts w:ascii="Times New Roman" w:hAnsi="Times New Roman" w:eastAsia="Times New Roman" w:cs="Times New Roman"/>
          <w:sz w:val="24"/>
          <w:szCs w:val="24"/>
        </w:rPr>
        <w:t>-intervened immunotherapy</w:t>
      </w:r>
      <w:r w:rsidRPr="7C055B5B" w:rsidR="5CF43345">
        <w:rPr>
          <w:rFonts w:ascii="Times New Roman" w:hAnsi="Times New Roman" w:eastAsia="Times New Roman" w:cs="Times New Roman"/>
          <w:sz w:val="24"/>
          <w:szCs w:val="24"/>
        </w:rPr>
        <w:t xml:space="preserve">, as well as establish </w:t>
      </w:r>
      <w:r w:rsidRPr="7C055B5B" w:rsidR="31CFEEB6">
        <w:rPr>
          <w:rFonts w:ascii="Times New Roman" w:hAnsi="Times New Roman" w:eastAsia="Times New Roman" w:cs="Times New Roman"/>
          <w:sz w:val="24"/>
          <w:szCs w:val="24"/>
        </w:rPr>
        <w:t>inhibitors focusing on numerou</w:t>
      </w:r>
      <w:r w:rsidRPr="7C055B5B" w:rsidR="3284786A">
        <w:rPr>
          <w:rFonts w:ascii="Times New Roman" w:hAnsi="Times New Roman" w:eastAsia="Times New Roman" w:cs="Times New Roman"/>
          <w:sz w:val="24"/>
          <w:szCs w:val="24"/>
        </w:rPr>
        <w:t>s enzymes</w:t>
      </w:r>
      <w:r w:rsidRPr="7C055B5B" w:rsidR="31CFEEB6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r w:rsidRPr="7C055B5B" w:rsidR="39B30FCA">
        <w:rPr>
          <w:rFonts w:ascii="Times New Roman" w:hAnsi="Times New Roman" w:eastAsia="Times New Roman" w:cs="Times New Roman"/>
          <w:sz w:val="24"/>
          <w:szCs w:val="24"/>
        </w:rPr>
        <w:t>cancer</w:t>
      </w:r>
      <w:r w:rsidRPr="7C055B5B" w:rsidR="31CFEEB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C055B5B" w:rsidR="31CFEEB6">
        <w:rPr>
          <w:rFonts w:ascii="Times New Roman" w:hAnsi="Times New Roman" w:eastAsia="Times New Roman" w:cs="Times New Roman"/>
          <w:sz w:val="24"/>
          <w:szCs w:val="24"/>
        </w:rPr>
        <w:t>immunotherapy</w:t>
      </w:r>
      <w:r w:rsidRPr="7C055B5B" w:rsidR="001A30B5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C055B5B" w:rsidP="7C055B5B" w:rsidRDefault="7C055B5B" w14:paraId="0E7ED721" w14:textId="2F56744B">
      <w:pPr>
        <w:pStyle w:val="Normal"/>
        <w:spacing w:line="360" w:lineRule="auto"/>
        <w:ind w:firstLine="720"/>
        <w:jc w:val="both"/>
        <w:rPr>
          <w:del w:author="Sarah J. Backe" w:date="2021-04-08T20:28:00Z" w:id="1216494111"/>
          <w:rFonts w:ascii="Times New Roman" w:hAnsi="Times New Roman" w:eastAsia="Times New Roman" w:cs="Times New Roman"/>
          <w:sz w:val="24"/>
          <w:szCs w:val="24"/>
        </w:rPr>
      </w:pPr>
    </w:p>
    <w:p w:rsidR="5C07F014" w:rsidP="69B19808" w:rsidRDefault="1CABA454" w14:paraId="223168AC" w14:textId="24E21CE6">
      <w:pPr>
        <w:spacing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b/>
          <w:bCs/>
          <w:sz w:val="24"/>
          <w:szCs w:val="24"/>
        </w:rPr>
        <w:t>References</w:t>
      </w:r>
      <w:proofErr w:type="spellEnd"/>
    </w:p>
    <w:p w:rsidR="634C2B77" w:rsidP="69B19808" w:rsidRDefault="64D38A64" w14:paraId="1DB5B7D0" w14:textId="769C3A47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Cardoso, F., </w:t>
      </w:r>
      <w:proofErr w:type="spellStart"/>
      <w:r w:rsidRPr="69B19808">
        <w:rPr>
          <w:rFonts w:ascii="Times New Roman" w:hAnsi="Times New Roman" w:eastAsia="Times New Roman" w:cs="Times New Roman"/>
          <w:sz w:val="24"/>
          <w:szCs w:val="24"/>
        </w:rPr>
        <w:t>Harbeck</w:t>
      </w:r>
      <w:proofErr w:type="spellEnd"/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, N., Mertz, S., &amp;amp; Fenech, D. (2016). Evolving psychosocial, emotional, functional, and support needs of women with advanced breast cancer: Results from the Count Us, Know Us, Join Us and Here &amp;amp; Now surveys. The Breast, 28, 5-12. doi:10.1016/j.breast.2016.04.004  </w:t>
      </w:r>
    </w:p>
    <w:p w:rsidR="634C2B77" w:rsidP="69B19808" w:rsidRDefault="64D38A64" w14:paraId="51208E80" w14:textId="60A1FF8B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Damato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N. C., Rogers, T. J., Gordon, M. A., Greene, L. I., Cochrane, D. R., Spoelstra, N. S., . . . Richer, J. K. (2015). A </w:t>
      </w:r>
      <w:r w:rsidRPr="69B19808" w:rsidR="0B878704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TDO</w:t>
      </w:r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2-AhR Signaling Axis Facilitates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Anoikis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Resistance and Metastasis in Triple-Negative Breast Cancer. Cancer Research, 75(21), 4651-4664. doi:10.1158/0008-5472.can-15-2011</w:t>
      </w:r>
    </w:p>
    <w:p w:rsidR="157B70DC" w:rsidP="69B19808" w:rsidRDefault="157B70DC" w14:paraId="039C380E" w14:textId="3750F66B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Eller, S. K., &amp;amp;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Däubener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, W. (2015). Role of kynurenine pathway in infections. Targeting the Broadly Pathogenic Kynurenine Pathway, 179-190. doi:10.1007/978-3-319-11870-3_14</w:t>
      </w:r>
    </w:p>
    <w:p w:rsidR="2E2FA21A" w:rsidP="69B19808" w:rsidRDefault="2E2FA21A" w14:paraId="03564F1D" w14:textId="3A4DEB94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Felix, J. (2016, February 16). Blog - A Brief Introduction to PD-1 Antibodies and Immunotherapy. https://www.prosci-inc.com/blog/pd-1-antibody-immunotherapy/.</w:t>
      </w:r>
    </w:p>
    <w:p w:rsidR="64D38A64" w:rsidP="69B19808" w:rsidRDefault="64D38A64" w14:paraId="4C69B7DD" w14:textId="77A437EA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Greene, L. I., Bruno, T. C., Christenson, J. L.,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D'alessandro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A., Culp-Hill, R.,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Torkko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, K., . . . Richer, J. K. (2018). A Role for Tryptophan-2,3-dioxygenase in CD8 T-cell Suppression and Evidence of Tryptophan Catabolism in Breast Cancer Patient Plasma. Molecular Cancer Research, 17(1), 131-139. doi:10.1158/1541-7786.mcr-18-0362</w:t>
      </w:r>
    </w:p>
    <w:p w:rsidR="207C71BF" w:rsidP="69B19808" w:rsidRDefault="207C71BF" w14:paraId="23FCB8D6" w14:textId="06F412B7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Györffy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B.,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Lanczky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A., Eklund, A. C.,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Denkert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C.,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Budczies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J., Li, Q., &amp;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Szallasi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, Z. (2009). An online survival analysis tool to rapidly assess the effect of 22,277 genes on breast cancer prognosis using microarray data of 1,809 patients. Breast Cancer Research and Treatment, 123(3), 725-731. doi:10.1007/s10549-009-0674-9</w:t>
      </w:r>
    </w:p>
    <w:p w:rsidR="0BBB4698" w:rsidP="69B19808" w:rsidRDefault="0BBB4698" w14:paraId="50DAE2CB" w14:textId="7B4CDBDA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lastRenderedPageBreak/>
        <w:t xml:space="preserve">Kim, Y., Koo, K. H., Sung, J. Y., Yun, U., &amp;amp; Kim, H. (2012).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Anoikis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resistance: An essential prerequisite for tumor metastasis. International Journal of Cell Biology</w:t>
      </w:r>
      <w:r w:rsidRPr="69B19808" w:rsidR="00B03AE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1-11. doi:10.1155/2012/306879</w:t>
      </w:r>
    </w:p>
    <w:p w:rsidR="7471B41F" w:rsidP="69B19808" w:rsidRDefault="7471B41F" w14:paraId="121BB43F" w14:textId="4B4807B5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Li, T., Fu, J., Zeng, Z., Cohen, D., Li, J., Chen, Q., . . . Liu, X. S. (2020). TIMER2.0 for analysis of tumor-infiltrating immune cells. Nucleic Acids Research, 48(W1). doi:10.1093/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nar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/gkaa407</w:t>
      </w:r>
    </w:p>
    <w:p w:rsidR="355077E5" w:rsidP="69B19808" w:rsidRDefault="355077E5" w14:paraId="35F59B85" w14:textId="01FF5246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Liu, Q.,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Zhai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J., Kong, X., Wang, X., Wang, Z., Fang, Y., &amp;amp; Wang, J. (2020). Comprehensive Analysis of the Expression and Prognosis for TDO2 in Breast Cancer. Molecular Therapy -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Oncolytics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, 17, 153-168. doi:10.1016/j.omto.2020.03.013</w:t>
      </w:r>
    </w:p>
    <w:p w:rsidR="43793CBA" w:rsidP="69B19808" w:rsidRDefault="7FAE7D78" w14:paraId="551E159D" w14:textId="4FFD7D4C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Liu, X., &amp; </w:t>
      </w:r>
      <w:proofErr w:type="spellStart"/>
      <w:r w:rsidRPr="69B19808">
        <w:rPr>
          <w:rFonts w:ascii="Times New Roman" w:hAnsi="Times New Roman" w:eastAsia="Times New Roman" w:cs="Times New Roman"/>
          <w:sz w:val="24"/>
          <w:szCs w:val="24"/>
        </w:rPr>
        <w:t>Zhai</w:t>
      </w:r>
      <w:proofErr w:type="spellEnd"/>
      <w:r w:rsidRPr="69B19808">
        <w:rPr>
          <w:rFonts w:ascii="Times New Roman" w:hAnsi="Times New Roman" w:eastAsia="Times New Roman" w:cs="Times New Roman"/>
          <w:sz w:val="24"/>
          <w:szCs w:val="24"/>
        </w:rPr>
        <w:t>, X..</w:t>
      </w:r>
      <w:r w:rsidRPr="69B19808" w:rsidR="52284EDB">
        <w:rPr>
          <w:rFonts w:ascii="Times New Roman" w:hAnsi="Times New Roman" w:eastAsia="Times New Roman" w:cs="Times New Roman"/>
          <w:sz w:val="24"/>
          <w:szCs w:val="24"/>
        </w:rPr>
        <w:t>.</w:t>
      </w: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 (2021). Role of tryptophan metabolism in cancers and therapeutic implications. </w:t>
      </w:r>
      <w:proofErr w:type="spellStart"/>
      <w:r w:rsidRPr="69B19808">
        <w:rPr>
          <w:rFonts w:ascii="Times New Roman" w:hAnsi="Times New Roman" w:eastAsia="Times New Roman" w:cs="Times New Roman"/>
          <w:sz w:val="24"/>
          <w:szCs w:val="24"/>
        </w:rPr>
        <w:t>Biochimie</w:t>
      </w:r>
      <w:proofErr w:type="spellEnd"/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, 182, 131–139. </w:t>
      </w:r>
      <w:hyperlink r:id="rId26">
        <w:r w:rsidRPr="69B19808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https://doi.org/10.1016/j.biochi.2021.01.005</w:t>
        </w:r>
      </w:hyperlink>
    </w:p>
    <w:p w:rsidR="15F13126" w:rsidP="69B19808" w:rsidRDefault="15F13126" w14:paraId="46AA3D7A" w14:textId="3C86607F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Lorenzo-Herrero, </w:t>
      </w:r>
      <w:proofErr w:type="spellStart"/>
      <w:r w:rsidRPr="69B19808">
        <w:rPr>
          <w:rFonts w:ascii="Times New Roman" w:hAnsi="Times New Roman" w:eastAsia="Times New Roman" w:cs="Times New Roman"/>
          <w:sz w:val="24"/>
          <w:szCs w:val="24"/>
        </w:rPr>
        <w:t>Seila</w:t>
      </w:r>
      <w:proofErr w:type="spellEnd"/>
      <w:r w:rsidRPr="69B19808">
        <w:rPr>
          <w:rFonts w:ascii="Times New Roman" w:hAnsi="Times New Roman" w:eastAsia="Times New Roman" w:cs="Times New Roman"/>
          <w:sz w:val="24"/>
          <w:szCs w:val="24"/>
        </w:rPr>
        <w:t>, et al. “Immunosurveillance of Cancer Cell Stress.” Cell Stress, vol. 3, no. 9, 2019, pp. 295–309., doi:10.15698/cst2019.09.198.</w:t>
      </w:r>
    </w:p>
    <w:p w:rsidR="0DDB05B8" w:rsidP="69B19808" w:rsidRDefault="5FBD088D" w14:paraId="6B10B9E5" w14:textId="4E9B2D36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Miller, K. D., Nogueira, L.,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Mariotto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A. B., Rowland, J. H.,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Yabroff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K. R., Alfano, C. M., . . . Siegel, R. L. (2019). Cancer treatment and survivorship statistics. CA: A Cancer Journal for Clinicians, 69(5), 363-385. doi:10.3322/caac.21565 </w:t>
      </w:r>
    </w:p>
    <w:p w:rsidR="0DDB05B8" w:rsidP="69B19808" w:rsidRDefault="5CF75279" w14:paraId="14D7E9AE" w14:textId="1763B9E4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Mittendorf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E. A., Philips, A. V.,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Meric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-Bernstam, F.,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Qiao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N., Wu, Y., Harrington, S., . . .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Alatrash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, G. (2014). PD-L1 Expression in Triple-Negative Breast Cancer. Cancer Immunology Research, 2(4), 361-370. doi:10.1158/2326-6066.cir-13-0127</w:t>
      </w: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70CD1781" w:rsidP="69B19808" w:rsidRDefault="70CD1781" w14:paraId="22F8EF49" w14:textId="54531C38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sz w:val="24"/>
          <w:szCs w:val="24"/>
        </w:rPr>
        <w:t>Oncomine Login. (n.d.). Retrieved from https://www.oncomine.org/</w:t>
      </w:r>
    </w:p>
    <w:p w:rsidR="0DDB05B8" w:rsidP="69B19808" w:rsidRDefault="5CF75279" w14:paraId="236A1040" w14:textId="53B15B19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Opitz, C. A.,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Litzenburger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U. M.,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Sahm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F., Ott, M., Tritschler, I., Trump, S., . . .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Platten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M. (2011). An endogenous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tumour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-promoting ligand of the human aryl hydrocarbon receptor. Nature, 478(7368), 197-203. doi:10.1038/nature10491</w:t>
      </w:r>
    </w:p>
    <w:p w:rsidRPr="00EC62BD" w:rsidR="00EC62BD" w:rsidP="69B19808" w:rsidRDefault="00EC62BD" w14:paraId="41857D93" w14:textId="3568C535">
      <w:pPr>
        <w:spacing w:before="100" w:beforeAutospacing="1" w:after="100" w:afterAutospacing="1" w:line="360" w:lineRule="auto"/>
        <w:ind w:left="567" w:hanging="567"/>
        <w:rPr>
          <w:rFonts w:ascii="Times New Roman" w:hAnsi="Times New Roman" w:eastAsia="Times New Roman" w:cs="Times New Roman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Park, J. H., </w:t>
      </w:r>
      <w:proofErr w:type="spellStart"/>
      <w:r w:rsidRPr="69B19808">
        <w:rPr>
          <w:rFonts w:ascii="Times New Roman" w:hAnsi="Times New Roman" w:eastAsia="Times New Roman" w:cs="Times New Roman"/>
          <w:sz w:val="24"/>
          <w:szCs w:val="24"/>
        </w:rPr>
        <w:t>Ahn</w:t>
      </w:r>
      <w:proofErr w:type="spellEnd"/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, J.-H., &amp; Kim, S.-B. (2018). How shall we treat early triple-negative breast cancer (TNBC): from the current standard to upcoming immuno-molecular strategies. </w:t>
      </w:r>
      <w:r w:rsidRPr="69B19808">
        <w:rPr>
          <w:rFonts w:ascii="Times New Roman" w:hAnsi="Times New Roman" w:eastAsia="Times New Roman" w:cs="Times New Roman"/>
          <w:i/>
          <w:iCs/>
          <w:sz w:val="24"/>
          <w:szCs w:val="24"/>
        </w:rPr>
        <w:t>ESMO Open</w:t>
      </w: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9B19808">
        <w:rPr>
          <w:rFonts w:ascii="Times New Roman" w:hAnsi="Times New Roman" w:eastAsia="Times New Roman" w:cs="Times New Roman"/>
          <w:i/>
          <w:iCs/>
          <w:sz w:val="24"/>
          <w:szCs w:val="24"/>
        </w:rPr>
        <w:t>3</w:t>
      </w: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. https://doi.org/10.1136/esmoopen-2018-000357 </w:t>
      </w:r>
    </w:p>
    <w:p w:rsidR="0DDB05B8" w:rsidP="69B19808" w:rsidRDefault="3A541CDD" w14:paraId="499B3403" w14:textId="30E6DB80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lastRenderedPageBreak/>
        <w:t xml:space="preserve">Rao, Samhita, et al. “Cancer Immunosurveillance by T Cells.” International Review of Cell and Molecular Biology, 2019, pp. 149–173., doi:10.1016/bs.ircmb.2018.08.001. </w:t>
      </w:r>
    </w:p>
    <w:p w:rsidR="0DDB05B8" w:rsidP="69B19808" w:rsidRDefault="5CF75279" w14:paraId="2A956C25" w14:textId="39740085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Rakha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, E. A., &amp;amp; Ellis, I. O. (2009). Triple-negative/basal-like breast cancer: Review. Pathology, 41(1), 40-47. doi:10.1080/00313020802563510</w:t>
      </w:r>
    </w:p>
    <w:p w:rsidR="0DDB05B8" w:rsidP="69B19808" w:rsidRDefault="5F0F9ED6" w14:paraId="44AE0A28" w14:textId="2FBD6099">
      <w:pPr>
        <w:spacing w:line="360" w:lineRule="auto"/>
        <w:ind w:left="567" w:hanging="567"/>
        <w:jc w:val="both"/>
        <w:rPr>
          <w:rFonts w:ascii="Calibri" w:hAnsi="Calibri" w:eastAsia="Calibri" w:cs="Calibri"/>
          <w:color w:val="333333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Rogers, T. J., Christenson, J. L., Greene, L. I., O'Neill, K. I., Williams, M. M., Gordon, M. A., … Richer, J. K. (2018). Reversal of Triple-Negative Breast Cancer EMT by miR-200c Decreases Tryptophan Catabolism and a Program of Immunosuppression. Molecular Cancer Research, 17(1), 30–41. https://doi.org/10.1158/1541-7786.mcr-18-0246 </w:t>
      </w:r>
    </w:p>
    <w:p w:rsidR="0DDB05B8" w:rsidP="69B19808" w:rsidRDefault="5CF75279" w14:paraId="30C35087" w14:textId="45AAB820">
      <w:pPr>
        <w:spacing w:line="360" w:lineRule="auto"/>
        <w:ind w:left="567" w:hanging="567"/>
        <w:jc w:val="both"/>
        <w:rPr>
          <w:rFonts w:ascii="Calibri" w:hAnsi="Calibri" w:eastAsia="Calibri" w:cs="Calibri"/>
          <w:color w:val="333333"/>
          <w:sz w:val="24"/>
          <w:szCs w:val="24"/>
        </w:rPr>
      </w:pP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Shimelis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H., 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Laduca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, H., Hu, C., Hart, S. N., Na, J., Thomas, A., . . . Couch, F. J. (2018). Triple-Negative Breast Cancer Risk Genes Identified by Multigene Hereditary Cancer Panel Testing. JNCI: Journal of the National Cancer Institute, 110(8), 855-862. doi:10.1093/</w:t>
      </w:r>
      <w:proofErr w:type="spellStart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jnci</w:t>
      </w:r>
      <w:proofErr w:type="spellEnd"/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/djy106</w:t>
      </w:r>
    </w:p>
    <w:p w:rsidR="00463B17" w:rsidP="69B19808" w:rsidRDefault="5039FB80" w14:paraId="104D3730" w14:textId="77777777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Sunshine, J., &amp;amp; Taube, J. M. (2015). PD-1/PD-L1 inhibitors. Current Opinion in Pharmacology, 23, 32-38. doi:10.1016/j.coph.2015.05.011</w:t>
      </w:r>
    </w:p>
    <w:p w:rsidR="00463B17" w:rsidP="69B19808" w:rsidRDefault="00463B17" w14:paraId="1978A2B7" w14:textId="2D2C1679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sz w:val="24"/>
          <w:szCs w:val="24"/>
        </w:rPr>
        <w:t>Triple-negative breast cancer: Details, diagnosis, and signs. (n.d.). Retrieved February 24, 2021, from https://www.cancer.org/cancer/breast-cancer/understanding-a-breast-cancer-diagnosis/types-of-breast-cancer/triple-negative.html</w:t>
      </w:r>
    </w:p>
    <w:p w:rsidR="08F43371" w:rsidP="69B19808" w:rsidRDefault="08F43371" w14:paraId="2DADA540" w14:textId="41BB0BF8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sz w:val="24"/>
          <w:szCs w:val="24"/>
        </w:rPr>
        <w:t xml:space="preserve">Park, J. H., </w:t>
      </w:r>
      <w:proofErr w:type="spellStart"/>
      <w:r w:rsidRPr="69B19808">
        <w:rPr>
          <w:rFonts w:ascii="Times New Roman" w:hAnsi="Times New Roman" w:eastAsia="Times New Roman" w:cs="Times New Roman"/>
          <w:sz w:val="24"/>
          <w:szCs w:val="24"/>
        </w:rPr>
        <w:t>Ahn</w:t>
      </w:r>
      <w:proofErr w:type="spellEnd"/>
      <w:r w:rsidRPr="69B19808">
        <w:rPr>
          <w:rFonts w:ascii="Times New Roman" w:hAnsi="Times New Roman" w:eastAsia="Times New Roman" w:cs="Times New Roman"/>
          <w:sz w:val="24"/>
          <w:szCs w:val="24"/>
        </w:rPr>
        <w:t>, J., &amp;amp; Kim, S. (2018). How shall we treat early triple-negative breast cancer (TNBC): From the current standard to upcoming IMMUNO-MOLECULAR strategies. ESMO Open, 3. doi:10.1136/esmoopen-2018-000357</w:t>
      </w:r>
    </w:p>
    <w:p w:rsidR="29D5FF9C" w:rsidP="69B19808" w:rsidRDefault="29D5FF9C" w14:paraId="441D9BED" w14:textId="306F4F34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9B19808">
        <w:rPr>
          <w:rFonts w:ascii="Times New Roman" w:hAnsi="Times New Roman" w:eastAsia="Times New Roman" w:cs="Times New Roman"/>
          <w:sz w:val="24"/>
          <w:szCs w:val="24"/>
        </w:rPr>
        <w:t>Zhang, L., Wang, X. I., Ding, J., Sun, Q., &amp; Zhang, S. (2019). The predictive and prognostic value of Foxp3 /CD25 regulatory T cells and PD-L1 expression in triple negative breast cancer. Annals of Diagnostic Pathology, 40, 143-151. doi:10.1016/j.anndiagpath.2019.04.004</w:t>
      </w:r>
    </w:p>
    <w:p w:rsidR="54A01C2F" w:rsidP="6968185F" w:rsidRDefault="54A01C2F" w14:paraId="40D6AC5D" w14:textId="7DF9B589">
      <w:pPr>
        <w:spacing w:line="480" w:lineRule="auto"/>
        <w:ind w:left="567" w:hanging="567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54A01C2F" w:rsidP="6968185F" w:rsidRDefault="54A01C2F" w14:paraId="3B27EE51" w14:textId="756208D4">
      <w:pPr>
        <w:spacing w:line="480" w:lineRule="auto"/>
        <w:ind w:left="567" w:hanging="567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FB25480" w:rsidP="1F7A84FD" w:rsidRDefault="2FB25480" w14:paraId="4A8708F2" w14:textId="47024447">
      <w:pPr>
        <w:spacing w:line="360" w:lineRule="auto"/>
        <w:ind w:left="567" w:hanging="567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7697242" w:rsidP="07697242" w:rsidRDefault="07697242" w14:paraId="4CC4A5D2" w14:textId="51D3ADE4">
      <w:pPr>
        <w:ind w:left="567" w:hanging="567"/>
        <w:rPr>
          <w:rFonts w:ascii="Times New Roman" w:hAnsi="Times New Roman" w:eastAsia="Times New Roman" w:cs="Times New Roman"/>
          <w:sz w:val="24"/>
          <w:szCs w:val="24"/>
        </w:rPr>
      </w:pPr>
    </w:p>
    <w:p w:rsidR="052D5A73" w:rsidP="052D5A73" w:rsidRDefault="052D5A73" w14:paraId="3A1AEAE6" w14:textId="4DAA514B">
      <w:pPr>
        <w:ind w:left="567" w:hanging="567"/>
        <w:rPr>
          <w:rFonts w:ascii="Times New Roman" w:hAnsi="Times New Roman" w:eastAsia="Times New Roman" w:cs="Times New Roman"/>
          <w:sz w:val="24"/>
          <w:szCs w:val="24"/>
        </w:rPr>
      </w:pPr>
    </w:p>
    <w:p w:rsidR="005767DA" w:rsidP="5A905AEA" w:rsidRDefault="005767DA" w14:paraId="56DF62CA" w14:textId="77777777">
      <w:pPr>
        <w:spacing w:line="48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sectPr w:rsidR="005767DA" w:rsidSect="00166B55">
      <w:footerReference w:type="default" r:id="rId27"/>
      <w:footerReference w:type="first" r:id="rId28"/>
      <w:pgSz w:w="12240" w:h="15840" w:orient="portrait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SJB" w:author="Sarah J. Backe" w:date="2021-04-08T18:23:00Z" w:id="7">
    <w:p w:rsidR="00A54E43" w:rsidRDefault="00A54E43" w14:paraId="2BB4DB5B" w14:textId="153E9BAB">
      <w:pPr>
        <w:pStyle w:val="CommentText"/>
      </w:pPr>
      <w:r>
        <w:rPr>
          <w:rStyle w:val="CommentReference"/>
        </w:rPr>
        <w:annotationRef/>
      </w:r>
      <w:r w:rsidR="0091130D">
        <w:t>It would be beneficial to the reader to have a schematic or some kind of visual representation of this pathway in addition to the written description</w:t>
      </w:r>
    </w:p>
  </w:comment>
  <w:comment w:initials="SJB" w:author="Sarah J. Backe" w:date="2021-04-08T18:46:00Z" w:id="8">
    <w:p w:rsidR="00A54E43" w:rsidRDefault="00A54E43" w14:paraId="25F0A5FA" w14:textId="3F0B4261">
      <w:pPr>
        <w:pStyle w:val="CommentText"/>
      </w:pPr>
      <w:r>
        <w:rPr>
          <w:rStyle w:val="CommentReference"/>
        </w:rPr>
        <w:annotationRef/>
      </w:r>
      <w:r w:rsidR="0098779B">
        <w:t>Be sure to say why this is what you hypothesize</w:t>
      </w:r>
    </w:p>
  </w:comment>
  <w:comment w:initials="SJB" w:author="Sarah J. Backe" w:date="2021-04-08T19:17:00Z" w:id="11">
    <w:p w:rsidR="00EB2ADD" w:rsidRDefault="00EB2ADD" w14:paraId="08DDA127" w14:textId="27E6C8C4">
      <w:pPr>
        <w:pStyle w:val="CommentText"/>
      </w:pPr>
      <w:r>
        <w:rPr>
          <w:rStyle w:val="CommentReference"/>
        </w:rPr>
        <w:annotationRef/>
      </w:r>
      <w:r>
        <w:t xml:space="preserve">The discussion should probably have a brief reminder of </w:t>
      </w:r>
      <w:proofErr w:type="spellStart"/>
      <w:r>
        <w:t>rhe</w:t>
      </w:r>
      <w:proofErr w:type="spellEnd"/>
      <w:r>
        <w:t xml:space="preserve"> background information first. </w:t>
      </w:r>
    </w:p>
  </w:comment>
  <w:comment w:initials="SJB" w:author="Sarah J. Backe" w:date="2021-04-08T19:43:00Z" w:id="13">
    <w:p w:rsidR="00EB2ADD" w:rsidRDefault="00EB2ADD" w14:paraId="5BB0D50D" w14:textId="18B0D99C">
      <w:pPr>
        <w:pStyle w:val="CommentText"/>
      </w:pPr>
      <w:r>
        <w:rPr>
          <w:rStyle w:val="CommentReference"/>
        </w:rPr>
        <w:annotationRef/>
      </w:r>
      <w:r>
        <w:t>Good!</w:t>
      </w:r>
    </w:p>
  </w:comment>
  <w:comment w:initials="SJB" w:author="Sarah J. Backe" w:date="2021-04-08T19:47:00Z" w:id="14">
    <w:p w:rsidR="00EB2ADD" w:rsidRDefault="00EB2ADD" w14:paraId="6621694A" w14:textId="43EE7209">
      <w:pPr>
        <w:pStyle w:val="CommentText"/>
      </w:pPr>
      <w:r>
        <w:rPr>
          <w:rStyle w:val="CommentReference"/>
        </w:rPr>
        <w:annotationRef/>
      </w:r>
      <w:r>
        <w:t xml:space="preserve">This is good information. You can run with this a little more. The discussion is your </w:t>
      </w:r>
      <w:proofErr w:type="spellStart"/>
      <w:r>
        <w:t>change</w:t>
      </w:r>
      <w:proofErr w:type="spellEnd"/>
      <w:r>
        <w:t xml:space="preserve"> to really propose what you think the importance of this is. Here, suggest what it would mean for cells/tumors/people if this TDO2 overexpression leads to kynurenine pathway hyperactivity. I know you wrote about it earlier, but it’s a good idea to say it again to really drive home that idea. This might be the most important part of your findings so really emphasize it</w:t>
      </w:r>
    </w:p>
  </w:comment>
  <w:comment w:initials="SJB" w:author="Sarah J. Backe" w:date="2021-04-08T19:44:00Z" w:id="15">
    <w:p w:rsidR="00EB2ADD" w:rsidRDefault="00EB2ADD" w14:paraId="5398F49C" w14:textId="50FBC780">
      <w:pPr>
        <w:pStyle w:val="CommentText"/>
      </w:pPr>
      <w:r>
        <w:rPr>
          <w:rStyle w:val="CommentReference"/>
        </w:rPr>
        <w:annotationRef/>
      </w:r>
      <w:r>
        <w:t>I would reword this just so it sounds different than the sentence in the previous paragraph</w:t>
      </w:r>
    </w:p>
  </w:comment>
  <w:comment w:initials="SJB" w:author="Sarah J. Backe" w:date="2021-04-08T19:53:00Z" w:id="16">
    <w:p w:rsidR="00E30E56" w:rsidRDefault="00E30E56" w14:paraId="37D8A0F2" w14:textId="36562447">
      <w:pPr>
        <w:pStyle w:val="CommentText"/>
      </w:pPr>
      <w:r>
        <w:rPr>
          <w:rStyle w:val="CommentReference"/>
        </w:rPr>
        <w:annotationRef/>
      </w:r>
      <w:r>
        <w:t>Very good!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BB4DB5B" w15:done="1"/>
  <w15:commentEx w15:paraId="25F0A5FA" w15:done="1"/>
  <w15:commentEx w15:paraId="08DDA127" w15:done="0"/>
  <w15:commentEx w15:paraId="5BB0D50D" w15:done="0"/>
  <w15:commentEx w15:paraId="6621694A" w15:done="1"/>
  <w15:commentEx w15:paraId="5398F49C" w15:done="1"/>
  <w15:commentEx w15:paraId="37D8A0F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19C8BA" w16cex:dateUtc="2021-04-08T22:23:00Z"/>
  <w16cex:commentExtensible w16cex:durableId="2419CE23" w16cex:dateUtc="2021-04-08T22:46:00Z"/>
  <w16cex:commentExtensible w16cex:durableId="2419D52C" w16cex:dateUtc="2021-04-08T23:17:00Z"/>
  <w16cex:commentExtensible w16cex:durableId="2419DB6B" w16cex:dateUtc="2021-04-08T23:43:00Z"/>
  <w16cex:commentExtensible w16cex:durableId="2419DC67" w16cex:dateUtc="2021-04-08T23:47:00Z"/>
  <w16cex:commentExtensible w16cex:durableId="2419DB9B" w16cex:dateUtc="2021-04-08T23:44:00Z"/>
  <w16cex:commentExtensible w16cex:durableId="2419DDC6" w16cex:dateUtc="2021-04-08T23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BB4DB5B" w16cid:durableId="2419C8BA"/>
  <w16cid:commentId w16cid:paraId="25F0A5FA" w16cid:durableId="2419CE23"/>
  <w16cid:commentId w16cid:paraId="08DDA127" w16cid:durableId="2419D52C"/>
  <w16cid:commentId w16cid:paraId="5BB0D50D" w16cid:durableId="2419DB6B"/>
  <w16cid:commentId w16cid:paraId="6621694A" w16cid:durableId="2419DC67"/>
  <w16cid:commentId w16cid:paraId="5398F49C" w16cid:durableId="2419DB9B"/>
  <w16cid:commentId w16cid:paraId="37D8A0F2" w16cid:durableId="2419DDC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43781" w:rsidP="00127368" w:rsidRDefault="00B43781" w14:paraId="447B4A56" w14:textId="77777777">
      <w:pPr>
        <w:spacing w:after="0" w:line="240" w:lineRule="auto"/>
      </w:pPr>
      <w:r>
        <w:separator/>
      </w:r>
    </w:p>
  </w:endnote>
  <w:endnote w:type="continuationSeparator" w:id="0">
    <w:p w:rsidR="00B43781" w:rsidP="00127368" w:rsidRDefault="00B43781" w14:paraId="458ABE70" w14:textId="77777777">
      <w:pPr>
        <w:spacing w:after="0" w:line="240" w:lineRule="auto"/>
      </w:pPr>
      <w:r>
        <w:continuationSeparator/>
      </w:r>
    </w:p>
  </w:endnote>
  <w:endnote w:type="continuationNotice" w:id="1">
    <w:p w:rsidR="00B43781" w:rsidRDefault="00B43781" w14:paraId="2798B886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A180D" w:rsidP="00BA180D" w:rsidRDefault="001A30B5" w14:paraId="1759C32B" w14:textId="56CB4B13">
    <w:pPr>
      <w:pStyle w:val="Footer"/>
      <w:jc w:val="right"/>
    </w:pPr>
    <w:r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03641" w:rsidP="00E03641" w:rsidRDefault="00E03641" w14:paraId="7E66A715" w14:textId="29667072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66046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931EA" w:rsidRDefault="00E931EA" w14:paraId="1854F120" w14:textId="28C0403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A5095" w:rsidP="00E03641" w:rsidRDefault="003A5095" w14:paraId="63FE20B4" w14:textId="50E450AD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38585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6B55" w:rsidRDefault="00166B55" w14:paraId="722F2AF2" w14:textId="18D458C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A34FA" w:rsidP="00E931EA" w:rsidRDefault="009A34FA" w14:paraId="170E6514" w14:textId="77777777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43781" w:rsidP="00127368" w:rsidRDefault="00B43781" w14:paraId="7CECDFC3" w14:textId="77777777">
      <w:pPr>
        <w:spacing w:after="0" w:line="240" w:lineRule="auto"/>
      </w:pPr>
      <w:r>
        <w:separator/>
      </w:r>
    </w:p>
  </w:footnote>
  <w:footnote w:type="continuationSeparator" w:id="0">
    <w:p w:rsidR="00B43781" w:rsidP="00127368" w:rsidRDefault="00B43781" w14:paraId="1767AD80" w14:textId="77777777">
      <w:pPr>
        <w:spacing w:after="0" w:line="240" w:lineRule="auto"/>
      </w:pPr>
      <w:r>
        <w:continuationSeparator/>
      </w:r>
    </w:p>
  </w:footnote>
  <w:footnote w:type="continuationNotice" w:id="1">
    <w:p w:rsidR="00B43781" w:rsidRDefault="00B43781" w14:paraId="33494C95" w14:textId="77777777">
      <w:pPr>
        <w:spacing w:after="0" w:line="240" w:lineRule="auto"/>
      </w:pP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gdLouHFGX/W6uN" id="AhT0g0fP"/>
    <int:WordHash hashCode="XdOuGnehcsB5h+" id="vqE0gOhd"/>
    <int:WordHash hashCode="lDhVJfNq9Dq4GK" id="vpyCQLlS"/>
    <int:WordHash hashCode="82VL/3MEOW2CCl" id="GKEFqEPw"/>
  </int:Manifest>
  <int:Observations>
    <int:Content id="AhT0g0fP">
      <int:Rejection type="LegacyProofing"/>
    </int:Content>
    <int:Content id="vqE0gOhd">
      <int:Rejection type="LegacyProofing"/>
    </int:Content>
    <int:Content id="vpyCQLlS">
      <int:Rejection type="LegacyProofing"/>
    </int:Content>
    <int:Content id="GKEFqEPw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91E6EE2"/>
    <w:rsid w:val="00017DF3"/>
    <w:rsid w:val="000339E3"/>
    <w:rsid w:val="00037516"/>
    <w:rsid w:val="00074C2D"/>
    <w:rsid w:val="00075A51"/>
    <w:rsid w:val="00079EEA"/>
    <w:rsid w:val="00091318"/>
    <w:rsid w:val="00094E13"/>
    <w:rsid w:val="000A0F51"/>
    <w:rsid w:val="000A3A51"/>
    <w:rsid w:val="000BBECE"/>
    <w:rsid w:val="000D6B17"/>
    <w:rsid w:val="00122602"/>
    <w:rsid w:val="00127368"/>
    <w:rsid w:val="00127640"/>
    <w:rsid w:val="00136279"/>
    <w:rsid w:val="00142B18"/>
    <w:rsid w:val="001456A4"/>
    <w:rsid w:val="00161340"/>
    <w:rsid w:val="00166B55"/>
    <w:rsid w:val="001948F9"/>
    <w:rsid w:val="001969E6"/>
    <w:rsid w:val="001A30B5"/>
    <w:rsid w:val="001A3721"/>
    <w:rsid w:val="001B60F6"/>
    <w:rsid w:val="001C3A90"/>
    <w:rsid w:val="001C4FBC"/>
    <w:rsid w:val="001D2F59"/>
    <w:rsid w:val="001D5159"/>
    <w:rsid w:val="001E12C0"/>
    <w:rsid w:val="001E71D9"/>
    <w:rsid w:val="001E7236"/>
    <w:rsid w:val="001F0105"/>
    <w:rsid w:val="001F301F"/>
    <w:rsid w:val="001F6033"/>
    <w:rsid w:val="001F6B4E"/>
    <w:rsid w:val="00211B3B"/>
    <w:rsid w:val="00233AA1"/>
    <w:rsid w:val="00236C1B"/>
    <w:rsid w:val="00236D53"/>
    <w:rsid w:val="00261617"/>
    <w:rsid w:val="002719B0"/>
    <w:rsid w:val="00287EAA"/>
    <w:rsid w:val="00291DB1"/>
    <w:rsid w:val="002937F1"/>
    <w:rsid w:val="00294B89"/>
    <w:rsid w:val="002A4C0C"/>
    <w:rsid w:val="002B6BA5"/>
    <w:rsid w:val="002C2C43"/>
    <w:rsid w:val="002C435B"/>
    <w:rsid w:val="002E272C"/>
    <w:rsid w:val="002E6D1F"/>
    <w:rsid w:val="002F0287"/>
    <w:rsid w:val="002F6288"/>
    <w:rsid w:val="0030082A"/>
    <w:rsid w:val="00305B06"/>
    <w:rsid w:val="0031CB24"/>
    <w:rsid w:val="0032083D"/>
    <w:rsid w:val="00323FD5"/>
    <w:rsid w:val="00335CFA"/>
    <w:rsid w:val="0036FDB3"/>
    <w:rsid w:val="00381367"/>
    <w:rsid w:val="0039175C"/>
    <w:rsid w:val="003A3983"/>
    <w:rsid w:val="003A5095"/>
    <w:rsid w:val="003C085E"/>
    <w:rsid w:val="003C3969"/>
    <w:rsid w:val="003C7EE4"/>
    <w:rsid w:val="003D3F07"/>
    <w:rsid w:val="003DF73B"/>
    <w:rsid w:val="004131EE"/>
    <w:rsid w:val="004269FD"/>
    <w:rsid w:val="0044A256"/>
    <w:rsid w:val="00453AEC"/>
    <w:rsid w:val="0046382B"/>
    <w:rsid w:val="00463B17"/>
    <w:rsid w:val="00467414"/>
    <w:rsid w:val="00470EC2"/>
    <w:rsid w:val="00474644"/>
    <w:rsid w:val="00482109"/>
    <w:rsid w:val="004A14A6"/>
    <w:rsid w:val="004A3352"/>
    <w:rsid w:val="004D2482"/>
    <w:rsid w:val="004E52DC"/>
    <w:rsid w:val="004E6BAD"/>
    <w:rsid w:val="004E70F0"/>
    <w:rsid w:val="004E7758"/>
    <w:rsid w:val="004F0840"/>
    <w:rsid w:val="00513074"/>
    <w:rsid w:val="00517848"/>
    <w:rsid w:val="0053370B"/>
    <w:rsid w:val="0053386A"/>
    <w:rsid w:val="005640CD"/>
    <w:rsid w:val="0056717F"/>
    <w:rsid w:val="00567CEB"/>
    <w:rsid w:val="0057534A"/>
    <w:rsid w:val="00575B5C"/>
    <w:rsid w:val="005767DA"/>
    <w:rsid w:val="00584CDA"/>
    <w:rsid w:val="005D0B2B"/>
    <w:rsid w:val="00604A93"/>
    <w:rsid w:val="006203F6"/>
    <w:rsid w:val="00625F1E"/>
    <w:rsid w:val="0062C40E"/>
    <w:rsid w:val="006446BF"/>
    <w:rsid w:val="00666290"/>
    <w:rsid w:val="00666CE9"/>
    <w:rsid w:val="00666FE9"/>
    <w:rsid w:val="00667F5C"/>
    <w:rsid w:val="00683D6E"/>
    <w:rsid w:val="00693DB3"/>
    <w:rsid w:val="006A4E47"/>
    <w:rsid w:val="006D4413"/>
    <w:rsid w:val="006D7D47"/>
    <w:rsid w:val="006E220A"/>
    <w:rsid w:val="006E62B5"/>
    <w:rsid w:val="006F3D4B"/>
    <w:rsid w:val="006F70C5"/>
    <w:rsid w:val="00702F43"/>
    <w:rsid w:val="007055F3"/>
    <w:rsid w:val="0070585D"/>
    <w:rsid w:val="00713CA5"/>
    <w:rsid w:val="0071445D"/>
    <w:rsid w:val="00714799"/>
    <w:rsid w:val="00720154"/>
    <w:rsid w:val="00727BB1"/>
    <w:rsid w:val="00734D76"/>
    <w:rsid w:val="00736F84"/>
    <w:rsid w:val="007412AC"/>
    <w:rsid w:val="0075340E"/>
    <w:rsid w:val="0076051F"/>
    <w:rsid w:val="00771EFB"/>
    <w:rsid w:val="00781BCE"/>
    <w:rsid w:val="007904CC"/>
    <w:rsid w:val="00795FC3"/>
    <w:rsid w:val="007A09C5"/>
    <w:rsid w:val="007A4708"/>
    <w:rsid w:val="007B4073"/>
    <w:rsid w:val="007B7DFF"/>
    <w:rsid w:val="007C7878"/>
    <w:rsid w:val="007D21FD"/>
    <w:rsid w:val="007E46D1"/>
    <w:rsid w:val="00827455"/>
    <w:rsid w:val="00841445"/>
    <w:rsid w:val="008526F7"/>
    <w:rsid w:val="00854BE7"/>
    <w:rsid w:val="00867F56"/>
    <w:rsid w:val="00872AD1"/>
    <w:rsid w:val="008A3F06"/>
    <w:rsid w:val="008B1ACF"/>
    <w:rsid w:val="008C0967"/>
    <w:rsid w:val="008C2276"/>
    <w:rsid w:val="008C5FBE"/>
    <w:rsid w:val="008C79A9"/>
    <w:rsid w:val="008E513E"/>
    <w:rsid w:val="008F6018"/>
    <w:rsid w:val="0091130D"/>
    <w:rsid w:val="0092FF5E"/>
    <w:rsid w:val="00931F73"/>
    <w:rsid w:val="00933EF3"/>
    <w:rsid w:val="00942452"/>
    <w:rsid w:val="0094AE2B"/>
    <w:rsid w:val="0095014F"/>
    <w:rsid w:val="0096292A"/>
    <w:rsid w:val="00966123"/>
    <w:rsid w:val="009763F0"/>
    <w:rsid w:val="00985B62"/>
    <w:rsid w:val="0098779B"/>
    <w:rsid w:val="009908EB"/>
    <w:rsid w:val="00992B41"/>
    <w:rsid w:val="00996752"/>
    <w:rsid w:val="009A0314"/>
    <w:rsid w:val="009A1F41"/>
    <w:rsid w:val="009A2375"/>
    <w:rsid w:val="009A34FA"/>
    <w:rsid w:val="009ADBAA"/>
    <w:rsid w:val="009B7079"/>
    <w:rsid w:val="009C6828"/>
    <w:rsid w:val="009C7D7F"/>
    <w:rsid w:val="009F0455"/>
    <w:rsid w:val="00A0691B"/>
    <w:rsid w:val="00A07084"/>
    <w:rsid w:val="00A122C9"/>
    <w:rsid w:val="00A1257D"/>
    <w:rsid w:val="00A21DE7"/>
    <w:rsid w:val="00A347FD"/>
    <w:rsid w:val="00A427B1"/>
    <w:rsid w:val="00A50BEE"/>
    <w:rsid w:val="00A5376E"/>
    <w:rsid w:val="00A54A18"/>
    <w:rsid w:val="00A54E43"/>
    <w:rsid w:val="00A55D5F"/>
    <w:rsid w:val="00A64987"/>
    <w:rsid w:val="00A71673"/>
    <w:rsid w:val="00A76D6B"/>
    <w:rsid w:val="00A82A3C"/>
    <w:rsid w:val="00A85B2C"/>
    <w:rsid w:val="00A90F65"/>
    <w:rsid w:val="00A95654"/>
    <w:rsid w:val="00AB0247"/>
    <w:rsid w:val="00AB32A7"/>
    <w:rsid w:val="00AC0B16"/>
    <w:rsid w:val="00AF04B7"/>
    <w:rsid w:val="00AF2431"/>
    <w:rsid w:val="00B03AE5"/>
    <w:rsid w:val="00B1768B"/>
    <w:rsid w:val="00B235A2"/>
    <w:rsid w:val="00B23F6B"/>
    <w:rsid w:val="00B2440A"/>
    <w:rsid w:val="00B259B4"/>
    <w:rsid w:val="00B2731C"/>
    <w:rsid w:val="00B2F7A2"/>
    <w:rsid w:val="00B43781"/>
    <w:rsid w:val="00B54275"/>
    <w:rsid w:val="00B57343"/>
    <w:rsid w:val="00B57E55"/>
    <w:rsid w:val="00B5ED0B"/>
    <w:rsid w:val="00B61B27"/>
    <w:rsid w:val="00B71B3A"/>
    <w:rsid w:val="00B74A04"/>
    <w:rsid w:val="00B91D1C"/>
    <w:rsid w:val="00B95EAC"/>
    <w:rsid w:val="00BA180D"/>
    <w:rsid w:val="00BB3E75"/>
    <w:rsid w:val="00BC681B"/>
    <w:rsid w:val="00BD462F"/>
    <w:rsid w:val="00BF6A6E"/>
    <w:rsid w:val="00C04274"/>
    <w:rsid w:val="00C06F38"/>
    <w:rsid w:val="00C13401"/>
    <w:rsid w:val="00C15567"/>
    <w:rsid w:val="00C17378"/>
    <w:rsid w:val="00C33BD4"/>
    <w:rsid w:val="00C42186"/>
    <w:rsid w:val="00C443CD"/>
    <w:rsid w:val="00C76BAB"/>
    <w:rsid w:val="00C80387"/>
    <w:rsid w:val="00C90492"/>
    <w:rsid w:val="00CA0CB5"/>
    <w:rsid w:val="00CA15BB"/>
    <w:rsid w:val="00CA2D1D"/>
    <w:rsid w:val="00CA3263"/>
    <w:rsid w:val="00CA3ACE"/>
    <w:rsid w:val="00CA7653"/>
    <w:rsid w:val="00CB4714"/>
    <w:rsid w:val="00CB6E78"/>
    <w:rsid w:val="00CB6F60"/>
    <w:rsid w:val="00CB7BB0"/>
    <w:rsid w:val="00CC4D1D"/>
    <w:rsid w:val="00CC7A74"/>
    <w:rsid w:val="00CD4B0D"/>
    <w:rsid w:val="00D008F8"/>
    <w:rsid w:val="00D01B36"/>
    <w:rsid w:val="00D07DC1"/>
    <w:rsid w:val="00D21B2B"/>
    <w:rsid w:val="00D266E2"/>
    <w:rsid w:val="00D26D5C"/>
    <w:rsid w:val="00D522DF"/>
    <w:rsid w:val="00D8242F"/>
    <w:rsid w:val="00D869F4"/>
    <w:rsid w:val="00DC2FF2"/>
    <w:rsid w:val="00DE59FB"/>
    <w:rsid w:val="00DF3E6C"/>
    <w:rsid w:val="00E01581"/>
    <w:rsid w:val="00E03641"/>
    <w:rsid w:val="00E0578D"/>
    <w:rsid w:val="00E200F7"/>
    <w:rsid w:val="00E2074E"/>
    <w:rsid w:val="00E218E6"/>
    <w:rsid w:val="00E245C3"/>
    <w:rsid w:val="00E2CC28"/>
    <w:rsid w:val="00E30E56"/>
    <w:rsid w:val="00E30E7E"/>
    <w:rsid w:val="00E37394"/>
    <w:rsid w:val="00E37A97"/>
    <w:rsid w:val="00E44E4B"/>
    <w:rsid w:val="00E55EF5"/>
    <w:rsid w:val="00E810CB"/>
    <w:rsid w:val="00E85228"/>
    <w:rsid w:val="00E870E1"/>
    <w:rsid w:val="00E931EA"/>
    <w:rsid w:val="00EB2ADD"/>
    <w:rsid w:val="00EB61C0"/>
    <w:rsid w:val="00EB6F59"/>
    <w:rsid w:val="00EC1255"/>
    <w:rsid w:val="00EC62BD"/>
    <w:rsid w:val="00ED23D0"/>
    <w:rsid w:val="00EE1947"/>
    <w:rsid w:val="00EF1642"/>
    <w:rsid w:val="00EF4693"/>
    <w:rsid w:val="00F0223A"/>
    <w:rsid w:val="00F12AF4"/>
    <w:rsid w:val="00F12DA9"/>
    <w:rsid w:val="00F25B3C"/>
    <w:rsid w:val="00F55A8C"/>
    <w:rsid w:val="00F656B7"/>
    <w:rsid w:val="00F76797"/>
    <w:rsid w:val="00F77D78"/>
    <w:rsid w:val="00F83400"/>
    <w:rsid w:val="00F912D7"/>
    <w:rsid w:val="00F94BE0"/>
    <w:rsid w:val="00FA2519"/>
    <w:rsid w:val="00FA2CD6"/>
    <w:rsid w:val="00FB47E1"/>
    <w:rsid w:val="00FB6A27"/>
    <w:rsid w:val="00FD48A4"/>
    <w:rsid w:val="00FE5D1C"/>
    <w:rsid w:val="00FE72E0"/>
    <w:rsid w:val="010D61FF"/>
    <w:rsid w:val="0114687C"/>
    <w:rsid w:val="01184792"/>
    <w:rsid w:val="012C9F0F"/>
    <w:rsid w:val="013297CB"/>
    <w:rsid w:val="013DED3B"/>
    <w:rsid w:val="015EB44D"/>
    <w:rsid w:val="01614AF0"/>
    <w:rsid w:val="01627E0F"/>
    <w:rsid w:val="018E0375"/>
    <w:rsid w:val="01A2E63B"/>
    <w:rsid w:val="01A9F078"/>
    <w:rsid w:val="01BC7C2F"/>
    <w:rsid w:val="01CABC64"/>
    <w:rsid w:val="01D57531"/>
    <w:rsid w:val="01E3AC21"/>
    <w:rsid w:val="01EC7818"/>
    <w:rsid w:val="01F66017"/>
    <w:rsid w:val="01FC505B"/>
    <w:rsid w:val="0208BF47"/>
    <w:rsid w:val="020EDF46"/>
    <w:rsid w:val="021A19B1"/>
    <w:rsid w:val="0222E1F5"/>
    <w:rsid w:val="02260B1E"/>
    <w:rsid w:val="02271D62"/>
    <w:rsid w:val="02302AA1"/>
    <w:rsid w:val="023330B3"/>
    <w:rsid w:val="02386EF1"/>
    <w:rsid w:val="0247F9C0"/>
    <w:rsid w:val="024EC803"/>
    <w:rsid w:val="0258D4EC"/>
    <w:rsid w:val="025E72B4"/>
    <w:rsid w:val="02618B49"/>
    <w:rsid w:val="0286E2B6"/>
    <w:rsid w:val="028C8F17"/>
    <w:rsid w:val="029DA6CF"/>
    <w:rsid w:val="02C1D9AF"/>
    <w:rsid w:val="02E8A20E"/>
    <w:rsid w:val="02EAEA1D"/>
    <w:rsid w:val="0301BAA4"/>
    <w:rsid w:val="030EC3A7"/>
    <w:rsid w:val="03347652"/>
    <w:rsid w:val="035105E5"/>
    <w:rsid w:val="036FDFE0"/>
    <w:rsid w:val="0371E1DE"/>
    <w:rsid w:val="03738749"/>
    <w:rsid w:val="037E49D5"/>
    <w:rsid w:val="03807894"/>
    <w:rsid w:val="03949DCB"/>
    <w:rsid w:val="039D0EDE"/>
    <w:rsid w:val="03AD2BC0"/>
    <w:rsid w:val="03C537DF"/>
    <w:rsid w:val="03E37D65"/>
    <w:rsid w:val="0401B11A"/>
    <w:rsid w:val="04041C1D"/>
    <w:rsid w:val="040E8C87"/>
    <w:rsid w:val="041106E1"/>
    <w:rsid w:val="0411B616"/>
    <w:rsid w:val="0412C13E"/>
    <w:rsid w:val="041C8B65"/>
    <w:rsid w:val="04276546"/>
    <w:rsid w:val="0431DF3F"/>
    <w:rsid w:val="0448998A"/>
    <w:rsid w:val="0448FBDC"/>
    <w:rsid w:val="044D3DBD"/>
    <w:rsid w:val="04726C08"/>
    <w:rsid w:val="04850EFC"/>
    <w:rsid w:val="0491D084"/>
    <w:rsid w:val="04A8DCB1"/>
    <w:rsid w:val="04DDFCCF"/>
    <w:rsid w:val="04E07ABA"/>
    <w:rsid w:val="0504C072"/>
    <w:rsid w:val="0506EF67"/>
    <w:rsid w:val="05098291"/>
    <w:rsid w:val="051ED80C"/>
    <w:rsid w:val="052A5901"/>
    <w:rsid w:val="052D5A73"/>
    <w:rsid w:val="052DBD8E"/>
    <w:rsid w:val="052E9E0D"/>
    <w:rsid w:val="053412E3"/>
    <w:rsid w:val="0540863E"/>
    <w:rsid w:val="054524A6"/>
    <w:rsid w:val="05512524"/>
    <w:rsid w:val="055B0A07"/>
    <w:rsid w:val="05653BD7"/>
    <w:rsid w:val="0572D6B0"/>
    <w:rsid w:val="0585488A"/>
    <w:rsid w:val="05991AD8"/>
    <w:rsid w:val="05A5A866"/>
    <w:rsid w:val="05ACB122"/>
    <w:rsid w:val="05B87FB6"/>
    <w:rsid w:val="05CCE455"/>
    <w:rsid w:val="05D413CE"/>
    <w:rsid w:val="05DA6BE2"/>
    <w:rsid w:val="05EBA289"/>
    <w:rsid w:val="05ED28C8"/>
    <w:rsid w:val="05F181E4"/>
    <w:rsid w:val="05FC8083"/>
    <w:rsid w:val="060A161D"/>
    <w:rsid w:val="06236A5C"/>
    <w:rsid w:val="06395922"/>
    <w:rsid w:val="0659E2E5"/>
    <w:rsid w:val="0662844C"/>
    <w:rsid w:val="066DE897"/>
    <w:rsid w:val="068367F6"/>
    <w:rsid w:val="068C602D"/>
    <w:rsid w:val="069F665F"/>
    <w:rsid w:val="06B81956"/>
    <w:rsid w:val="06C894D8"/>
    <w:rsid w:val="06DE8DDB"/>
    <w:rsid w:val="06E0F7BE"/>
    <w:rsid w:val="06E7F34B"/>
    <w:rsid w:val="06EBE019"/>
    <w:rsid w:val="071EB32D"/>
    <w:rsid w:val="072D184F"/>
    <w:rsid w:val="0730A25C"/>
    <w:rsid w:val="073D07A3"/>
    <w:rsid w:val="0745EC0B"/>
    <w:rsid w:val="074E287B"/>
    <w:rsid w:val="074E7B53"/>
    <w:rsid w:val="0752E95B"/>
    <w:rsid w:val="07659EA7"/>
    <w:rsid w:val="076968A6"/>
    <w:rsid w:val="07697242"/>
    <w:rsid w:val="076AA361"/>
    <w:rsid w:val="077343DA"/>
    <w:rsid w:val="077EB912"/>
    <w:rsid w:val="07935EC0"/>
    <w:rsid w:val="07C3193C"/>
    <w:rsid w:val="07CABD89"/>
    <w:rsid w:val="07EEC347"/>
    <w:rsid w:val="07F683B2"/>
    <w:rsid w:val="0824D751"/>
    <w:rsid w:val="082F4B9B"/>
    <w:rsid w:val="0839A09E"/>
    <w:rsid w:val="08472118"/>
    <w:rsid w:val="08472124"/>
    <w:rsid w:val="08513639"/>
    <w:rsid w:val="0854ADA5"/>
    <w:rsid w:val="0862E6BF"/>
    <w:rsid w:val="086AC5E6"/>
    <w:rsid w:val="086EA1FB"/>
    <w:rsid w:val="087032D8"/>
    <w:rsid w:val="087214DA"/>
    <w:rsid w:val="0874938E"/>
    <w:rsid w:val="08833452"/>
    <w:rsid w:val="089BDED7"/>
    <w:rsid w:val="08CBFEDC"/>
    <w:rsid w:val="08E4D26E"/>
    <w:rsid w:val="08F43371"/>
    <w:rsid w:val="08FA69E5"/>
    <w:rsid w:val="08FA7541"/>
    <w:rsid w:val="09043F7A"/>
    <w:rsid w:val="09135283"/>
    <w:rsid w:val="09260A48"/>
    <w:rsid w:val="092BB248"/>
    <w:rsid w:val="0941D02E"/>
    <w:rsid w:val="0953F9EB"/>
    <w:rsid w:val="095897C9"/>
    <w:rsid w:val="097088E3"/>
    <w:rsid w:val="099E5942"/>
    <w:rsid w:val="09A5D571"/>
    <w:rsid w:val="09CFC409"/>
    <w:rsid w:val="09F07DF7"/>
    <w:rsid w:val="09F7B3DC"/>
    <w:rsid w:val="0A018F2F"/>
    <w:rsid w:val="0A047D09"/>
    <w:rsid w:val="0A0C03EA"/>
    <w:rsid w:val="0A195C0B"/>
    <w:rsid w:val="0A1BDDA2"/>
    <w:rsid w:val="0A1E2694"/>
    <w:rsid w:val="0A3E356D"/>
    <w:rsid w:val="0A3EA524"/>
    <w:rsid w:val="0A6DC3A3"/>
    <w:rsid w:val="0A73709E"/>
    <w:rsid w:val="0A7F1715"/>
    <w:rsid w:val="0AA52711"/>
    <w:rsid w:val="0AA82732"/>
    <w:rsid w:val="0AC099EB"/>
    <w:rsid w:val="0ADD18EA"/>
    <w:rsid w:val="0AF14BF7"/>
    <w:rsid w:val="0AF236F7"/>
    <w:rsid w:val="0B44640A"/>
    <w:rsid w:val="0B6C2032"/>
    <w:rsid w:val="0B714160"/>
    <w:rsid w:val="0B878704"/>
    <w:rsid w:val="0B935D17"/>
    <w:rsid w:val="0BBB4698"/>
    <w:rsid w:val="0BD34DE8"/>
    <w:rsid w:val="0BE09380"/>
    <w:rsid w:val="0BF12772"/>
    <w:rsid w:val="0BF240EA"/>
    <w:rsid w:val="0C0A669D"/>
    <w:rsid w:val="0C0B8D24"/>
    <w:rsid w:val="0C110B0A"/>
    <w:rsid w:val="0C138DEC"/>
    <w:rsid w:val="0C142FCF"/>
    <w:rsid w:val="0C14FBAA"/>
    <w:rsid w:val="0C220E38"/>
    <w:rsid w:val="0C2EFC60"/>
    <w:rsid w:val="0C4ACBB9"/>
    <w:rsid w:val="0C4F4E00"/>
    <w:rsid w:val="0C560A99"/>
    <w:rsid w:val="0C66250F"/>
    <w:rsid w:val="0C7F4D6C"/>
    <w:rsid w:val="0C9E983C"/>
    <w:rsid w:val="0CA89AA6"/>
    <w:rsid w:val="0CB86763"/>
    <w:rsid w:val="0CBB8579"/>
    <w:rsid w:val="0CC991FE"/>
    <w:rsid w:val="0CD6614C"/>
    <w:rsid w:val="0CE2E955"/>
    <w:rsid w:val="0CE9DBBD"/>
    <w:rsid w:val="0CFAD2D5"/>
    <w:rsid w:val="0D01755E"/>
    <w:rsid w:val="0D084FF4"/>
    <w:rsid w:val="0D1B6EC2"/>
    <w:rsid w:val="0D3D0C92"/>
    <w:rsid w:val="0D42BC9F"/>
    <w:rsid w:val="0D4B6E9D"/>
    <w:rsid w:val="0D61C9F5"/>
    <w:rsid w:val="0D65271A"/>
    <w:rsid w:val="0D659AC9"/>
    <w:rsid w:val="0D6D76E0"/>
    <w:rsid w:val="0D739765"/>
    <w:rsid w:val="0D7BDF47"/>
    <w:rsid w:val="0D8C25B3"/>
    <w:rsid w:val="0D9E4526"/>
    <w:rsid w:val="0DB97ED4"/>
    <w:rsid w:val="0DD85CAF"/>
    <w:rsid w:val="0DDB05B8"/>
    <w:rsid w:val="0DDF4F92"/>
    <w:rsid w:val="0DFDE0EE"/>
    <w:rsid w:val="0E005A64"/>
    <w:rsid w:val="0E0726EA"/>
    <w:rsid w:val="0E1590E3"/>
    <w:rsid w:val="0E21C55D"/>
    <w:rsid w:val="0E28DF21"/>
    <w:rsid w:val="0E2D5A59"/>
    <w:rsid w:val="0E69A64D"/>
    <w:rsid w:val="0E79A282"/>
    <w:rsid w:val="0E7EB9B6"/>
    <w:rsid w:val="0E8C0A2D"/>
    <w:rsid w:val="0E91E517"/>
    <w:rsid w:val="0E94E547"/>
    <w:rsid w:val="0E9E5B5B"/>
    <w:rsid w:val="0EAE353B"/>
    <w:rsid w:val="0EB16F17"/>
    <w:rsid w:val="0EC181FC"/>
    <w:rsid w:val="0ED133B4"/>
    <w:rsid w:val="0EDDE37F"/>
    <w:rsid w:val="0F173A45"/>
    <w:rsid w:val="0F371CA1"/>
    <w:rsid w:val="0F4BDAFF"/>
    <w:rsid w:val="0F652EC3"/>
    <w:rsid w:val="0F73C24A"/>
    <w:rsid w:val="0F7FFFB1"/>
    <w:rsid w:val="0F8C874A"/>
    <w:rsid w:val="0F8E5080"/>
    <w:rsid w:val="0F954ECC"/>
    <w:rsid w:val="0F9CE42F"/>
    <w:rsid w:val="0F9E38BF"/>
    <w:rsid w:val="0FA1E78F"/>
    <w:rsid w:val="0FA63E9D"/>
    <w:rsid w:val="0FB999A2"/>
    <w:rsid w:val="0FBCB7A8"/>
    <w:rsid w:val="0FC14F91"/>
    <w:rsid w:val="0FD18C9A"/>
    <w:rsid w:val="0FD4115C"/>
    <w:rsid w:val="0FE8C29F"/>
    <w:rsid w:val="0FFFD635"/>
    <w:rsid w:val="10014854"/>
    <w:rsid w:val="100E2C37"/>
    <w:rsid w:val="101887E1"/>
    <w:rsid w:val="101A8A17"/>
    <w:rsid w:val="10212C81"/>
    <w:rsid w:val="10316027"/>
    <w:rsid w:val="103601A1"/>
    <w:rsid w:val="1043B757"/>
    <w:rsid w:val="10500F7B"/>
    <w:rsid w:val="10587AC2"/>
    <w:rsid w:val="105DA7B5"/>
    <w:rsid w:val="108FC4D3"/>
    <w:rsid w:val="109E2BAA"/>
    <w:rsid w:val="109EEADC"/>
    <w:rsid w:val="10A856E7"/>
    <w:rsid w:val="10AAC810"/>
    <w:rsid w:val="10AB1218"/>
    <w:rsid w:val="10B2BF7B"/>
    <w:rsid w:val="10C4AF63"/>
    <w:rsid w:val="10D4CBBE"/>
    <w:rsid w:val="11085761"/>
    <w:rsid w:val="110A7042"/>
    <w:rsid w:val="1120974D"/>
    <w:rsid w:val="1131F311"/>
    <w:rsid w:val="1172095F"/>
    <w:rsid w:val="11736866"/>
    <w:rsid w:val="11870274"/>
    <w:rsid w:val="11A92C4B"/>
    <w:rsid w:val="11AB6941"/>
    <w:rsid w:val="11B2C3BE"/>
    <w:rsid w:val="11C08ECE"/>
    <w:rsid w:val="11C8AE29"/>
    <w:rsid w:val="11CAD3B4"/>
    <w:rsid w:val="11E3CA69"/>
    <w:rsid w:val="11EB47B5"/>
    <w:rsid w:val="11EF941E"/>
    <w:rsid w:val="1218F720"/>
    <w:rsid w:val="12239770"/>
    <w:rsid w:val="1224E9F1"/>
    <w:rsid w:val="1230C39B"/>
    <w:rsid w:val="1239648F"/>
    <w:rsid w:val="124C73F7"/>
    <w:rsid w:val="1252DA50"/>
    <w:rsid w:val="12598FCB"/>
    <w:rsid w:val="125B83D6"/>
    <w:rsid w:val="125D0B80"/>
    <w:rsid w:val="125F8252"/>
    <w:rsid w:val="1268B700"/>
    <w:rsid w:val="12779F0C"/>
    <w:rsid w:val="127C23F9"/>
    <w:rsid w:val="127D488C"/>
    <w:rsid w:val="128260B7"/>
    <w:rsid w:val="128BE17B"/>
    <w:rsid w:val="128E5DAA"/>
    <w:rsid w:val="129D603C"/>
    <w:rsid w:val="12A75283"/>
    <w:rsid w:val="12C6AB6B"/>
    <w:rsid w:val="12D9CC3F"/>
    <w:rsid w:val="12F85726"/>
    <w:rsid w:val="12F9B1FD"/>
    <w:rsid w:val="134AE2C6"/>
    <w:rsid w:val="134FDB22"/>
    <w:rsid w:val="135BCA9B"/>
    <w:rsid w:val="1369F214"/>
    <w:rsid w:val="1372BEA8"/>
    <w:rsid w:val="137C7A59"/>
    <w:rsid w:val="137D2529"/>
    <w:rsid w:val="138003B7"/>
    <w:rsid w:val="139152FA"/>
    <w:rsid w:val="139727D2"/>
    <w:rsid w:val="13B27654"/>
    <w:rsid w:val="13D10B79"/>
    <w:rsid w:val="13F0F470"/>
    <w:rsid w:val="13F4002C"/>
    <w:rsid w:val="13FAECBE"/>
    <w:rsid w:val="13FBF566"/>
    <w:rsid w:val="141D7250"/>
    <w:rsid w:val="142D201D"/>
    <w:rsid w:val="1438BE3F"/>
    <w:rsid w:val="143993EE"/>
    <w:rsid w:val="143C35DA"/>
    <w:rsid w:val="14571291"/>
    <w:rsid w:val="145C04C6"/>
    <w:rsid w:val="146EDB8B"/>
    <w:rsid w:val="14AB7B62"/>
    <w:rsid w:val="14C164D9"/>
    <w:rsid w:val="14D3B720"/>
    <w:rsid w:val="14EA542F"/>
    <w:rsid w:val="14FE198B"/>
    <w:rsid w:val="150D5659"/>
    <w:rsid w:val="152F8324"/>
    <w:rsid w:val="1547E05E"/>
    <w:rsid w:val="1559A515"/>
    <w:rsid w:val="1570D140"/>
    <w:rsid w:val="1574E449"/>
    <w:rsid w:val="157B70DC"/>
    <w:rsid w:val="157BA897"/>
    <w:rsid w:val="159651A4"/>
    <w:rsid w:val="159BA28C"/>
    <w:rsid w:val="15A946A7"/>
    <w:rsid w:val="15F13126"/>
    <w:rsid w:val="15F97BF0"/>
    <w:rsid w:val="160F82DB"/>
    <w:rsid w:val="16204543"/>
    <w:rsid w:val="16217179"/>
    <w:rsid w:val="1624617A"/>
    <w:rsid w:val="162518AC"/>
    <w:rsid w:val="1625F1AA"/>
    <w:rsid w:val="163116BE"/>
    <w:rsid w:val="1635E306"/>
    <w:rsid w:val="1636548F"/>
    <w:rsid w:val="165F8A4A"/>
    <w:rsid w:val="16779046"/>
    <w:rsid w:val="167A1C8E"/>
    <w:rsid w:val="167E36C6"/>
    <w:rsid w:val="168E3FDB"/>
    <w:rsid w:val="16ADECB3"/>
    <w:rsid w:val="16AF2B67"/>
    <w:rsid w:val="170B0589"/>
    <w:rsid w:val="1713F34F"/>
    <w:rsid w:val="171BA54E"/>
    <w:rsid w:val="171D5469"/>
    <w:rsid w:val="172A1782"/>
    <w:rsid w:val="17398C0A"/>
    <w:rsid w:val="1746CF1A"/>
    <w:rsid w:val="1753B136"/>
    <w:rsid w:val="179F7ED2"/>
    <w:rsid w:val="17A45F33"/>
    <w:rsid w:val="17A81C87"/>
    <w:rsid w:val="17BA4FF6"/>
    <w:rsid w:val="17D65282"/>
    <w:rsid w:val="17DA4E2F"/>
    <w:rsid w:val="17F8CC8F"/>
    <w:rsid w:val="1803C6E9"/>
    <w:rsid w:val="181983D5"/>
    <w:rsid w:val="181EEAA3"/>
    <w:rsid w:val="1831A813"/>
    <w:rsid w:val="18525B08"/>
    <w:rsid w:val="1861ED15"/>
    <w:rsid w:val="1882DF2E"/>
    <w:rsid w:val="188C2652"/>
    <w:rsid w:val="18A418AF"/>
    <w:rsid w:val="18A68CB4"/>
    <w:rsid w:val="18AFE68A"/>
    <w:rsid w:val="18B0F2A0"/>
    <w:rsid w:val="18E6C64D"/>
    <w:rsid w:val="18ED5E2B"/>
    <w:rsid w:val="18EF18B3"/>
    <w:rsid w:val="19032556"/>
    <w:rsid w:val="1910A067"/>
    <w:rsid w:val="1915D385"/>
    <w:rsid w:val="193E582E"/>
    <w:rsid w:val="19481DD8"/>
    <w:rsid w:val="197A8A7C"/>
    <w:rsid w:val="198841BF"/>
    <w:rsid w:val="198BAA48"/>
    <w:rsid w:val="19A3C0CA"/>
    <w:rsid w:val="19B06563"/>
    <w:rsid w:val="19B71A87"/>
    <w:rsid w:val="19D76971"/>
    <w:rsid w:val="19F7E24D"/>
    <w:rsid w:val="1A22C3C9"/>
    <w:rsid w:val="1A2B0489"/>
    <w:rsid w:val="1A344A5E"/>
    <w:rsid w:val="1A3D6572"/>
    <w:rsid w:val="1A53C238"/>
    <w:rsid w:val="1A54622C"/>
    <w:rsid w:val="1A5A94D0"/>
    <w:rsid w:val="1A6CBD56"/>
    <w:rsid w:val="1A6F6723"/>
    <w:rsid w:val="1A75F735"/>
    <w:rsid w:val="1A873CEB"/>
    <w:rsid w:val="1A909B64"/>
    <w:rsid w:val="1A9EBD7D"/>
    <w:rsid w:val="1AD12C0E"/>
    <w:rsid w:val="1AD5E47B"/>
    <w:rsid w:val="1AD79A66"/>
    <w:rsid w:val="1ADC4EDC"/>
    <w:rsid w:val="1ADF224A"/>
    <w:rsid w:val="1AE07878"/>
    <w:rsid w:val="1B1919F9"/>
    <w:rsid w:val="1B399356"/>
    <w:rsid w:val="1B44FE54"/>
    <w:rsid w:val="1B5E1F96"/>
    <w:rsid w:val="1B699721"/>
    <w:rsid w:val="1B8B9EA8"/>
    <w:rsid w:val="1BA0799A"/>
    <w:rsid w:val="1BBA868A"/>
    <w:rsid w:val="1BBC4F77"/>
    <w:rsid w:val="1BD9A64A"/>
    <w:rsid w:val="1BDC1A8D"/>
    <w:rsid w:val="1C001FD7"/>
    <w:rsid w:val="1C0FAE88"/>
    <w:rsid w:val="1C129B5E"/>
    <w:rsid w:val="1C1A321D"/>
    <w:rsid w:val="1C228264"/>
    <w:rsid w:val="1C2656F3"/>
    <w:rsid w:val="1C28D3CC"/>
    <w:rsid w:val="1C36CD65"/>
    <w:rsid w:val="1C415BD8"/>
    <w:rsid w:val="1C46DF68"/>
    <w:rsid w:val="1C6495CE"/>
    <w:rsid w:val="1C6B4E82"/>
    <w:rsid w:val="1C72EFF5"/>
    <w:rsid w:val="1C97011D"/>
    <w:rsid w:val="1CA29517"/>
    <w:rsid w:val="1CA5E9E7"/>
    <w:rsid w:val="1CABA454"/>
    <w:rsid w:val="1CCB6EAC"/>
    <w:rsid w:val="1CEDE6AF"/>
    <w:rsid w:val="1CF5F3AE"/>
    <w:rsid w:val="1D096191"/>
    <w:rsid w:val="1D0969EF"/>
    <w:rsid w:val="1D0BF8D2"/>
    <w:rsid w:val="1D106FAC"/>
    <w:rsid w:val="1D10E6AC"/>
    <w:rsid w:val="1D16CD42"/>
    <w:rsid w:val="1D215375"/>
    <w:rsid w:val="1D29343E"/>
    <w:rsid w:val="1D4F12B5"/>
    <w:rsid w:val="1D64BA46"/>
    <w:rsid w:val="1D683260"/>
    <w:rsid w:val="1D864969"/>
    <w:rsid w:val="1DA1CF04"/>
    <w:rsid w:val="1DA36F0A"/>
    <w:rsid w:val="1DACFD23"/>
    <w:rsid w:val="1DB42BC2"/>
    <w:rsid w:val="1DE83407"/>
    <w:rsid w:val="1DF7D477"/>
    <w:rsid w:val="1E01494E"/>
    <w:rsid w:val="1E16CBE9"/>
    <w:rsid w:val="1E17CA62"/>
    <w:rsid w:val="1E20F96A"/>
    <w:rsid w:val="1E36445D"/>
    <w:rsid w:val="1E484B23"/>
    <w:rsid w:val="1E4B34A5"/>
    <w:rsid w:val="1E4DA5B3"/>
    <w:rsid w:val="1E4DE8E8"/>
    <w:rsid w:val="1E7765E7"/>
    <w:rsid w:val="1E8D1833"/>
    <w:rsid w:val="1EAF7ACB"/>
    <w:rsid w:val="1ED80C5B"/>
    <w:rsid w:val="1EF2B3D0"/>
    <w:rsid w:val="1EF95A55"/>
    <w:rsid w:val="1F0653BE"/>
    <w:rsid w:val="1F2D7049"/>
    <w:rsid w:val="1F2EA137"/>
    <w:rsid w:val="1F472352"/>
    <w:rsid w:val="1F511713"/>
    <w:rsid w:val="1F5ADB8C"/>
    <w:rsid w:val="1F6612DB"/>
    <w:rsid w:val="1F740FF5"/>
    <w:rsid w:val="1F7A84FD"/>
    <w:rsid w:val="1F9EE484"/>
    <w:rsid w:val="1FAFBDED"/>
    <w:rsid w:val="1FB903EE"/>
    <w:rsid w:val="1FBE256E"/>
    <w:rsid w:val="1FC02B3F"/>
    <w:rsid w:val="1FC0B1E4"/>
    <w:rsid w:val="1FC58F46"/>
    <w:rsid w:val="1FD032BC"/>
    <w:rsid w:val="1FDF5890"/>
    <w:rsid w:val="1FE04562"/>
    <w:rsid w:val="1FE87001"/>
    <w:rsid w:val="1FEBD3BF"/>
    <w:rsid w:val="1FF82763"/>
    <w:rsid w:val="1FF86831"/>
    <w:rsid w:val="202FAE9F"/>
    <w:rsid w:val="2050E820"/>
    <w:rsid w:val="205BB3C4"/>
    <w:rsid w:val="205EC4F5"/>
    <w:rsid w:val="2062728F"/>
    <w:rsid w:val="207C71BF"/>
    <w:rsid w:val="208D0ADB"/>
    <w:rsid w:val="2095D8F2"/>
    <w:rsid w:val="20A73809"/>
    <w:rsid w:val="20B1606E"/>
    <w:rsid w:val="20B6DA3E"/>
    <w:rsid w:val="20C05D66"/>
    <w:rsid w:val="20C98162"/>
    <w:rsid w:val="20ECA75C"/>
    <w:rsid w:val="20F067AE"/>
    <w:rsid w:val="20F9CFED"/>
    <w:rsid w:val="2111CBDA"/>
    <w:rsid w:val="211908E8"/>
    <w:rsid w:val="2121A3B5"/>
    <w:rsid w:val="213879B9"/>
    <w:rsid w:val="2143373D"/>
    <w:rsid w:val="214A7F6B"/>
    <w:rsid w:val="214FB9FC"/>
    <w:rsid w:val="2151BC2B"/>
    <w:rsid w:val="2159B321"/>
    <w:rsid w:val="21C9B9DB"/>
    <w:rsid w:val="21CFBCA7"/>
    <w:rsid w:val="21E9A0CF"/>
    <w:rsid w:val="21F3A89E"/>
    <w:rsid w:val="2200CCCD"/>
    <w:rsid w:val="222A5492"/>
    <w:rsid w:val="222FE6D9"/>
    <w:rsid w:val="22365162"/>
    <w:rsid w:val="223ED87F"/>
    <w:rsid w:val="22478AD7"/>
    <w:rsid w:val="225E7C28"/>
    <w:rsid w:val="225F879B"/>
    <w:rsid w:val="226D81A5"/>
    <w:rsid w:val="227B16CD"/>
    <w:rsid w:val="2292CD9D"/>
    <w:rsid w:val="22B8D515"/>
    <w:rsid w:val="22BC03A0"/>
    <w:rsid w:val="22C45F24"/>
    <w:rsid w:val="22C6629E"/>
    <w:rsid w:val="22C696EB"/>
    <w:rsid w:val="22C6F077"/>
    <w:rsid w:val="22C97A92"/>
    <w:rsid w:val="22D74B58"/>
    <w:rsid w:val="22F67169"/>
    <w:rsid w:val="23174A16"/>
    <w:rsid w:val="231C1EA8"/>
    <w:rsid w:val="232282E0"/>
    <w:rsid w:val="23303F69"/>
    <w:rsid w:val="23382990"/>
    <w:rsid w:val="233F32A8"/>
    <w:rsid w:val="235142A4"/>
    <w:rsid w:val="2366ED81"/>
    <w:rsid w:val="236B8D08"/>
    <w:rsid w:val="237A3DF4"/>
    <w:rsid w:val="237C835A"/>
    <w:rsid w:val="23827953"/>
    <w:rsid w:val="23A52164"/>
    <w:rsid w:val="23CBB73A"/>
    <w:rsid w:val="23CD3CF9"/>
    <w:rsid w:val="23D0F6CF"/>
    <w:rsid w:val="23DE00EB"/>
    <w:rsid w:val="23DE22A6"/>
    <w:rsid w:val="23DF3537"/>
    <w:rsid w:val="23E1ABC7"/>
    <w:rsid w:val="23FF88E4"/>
    <w:rsid w:val="2409F73A"/>
    <w:rsid w:val="242E6CA9"/>
    <w:rsid w:val="242EBE2C"/>
    <w:rsid w:val="24340C64"/>
    <w:rsid w:val="2447E982"/>
    <w:rsid w:val="245A8DB1"/>
    <w:rsid w:val="246BDA38"/>
    <w:rsid w:val="248C5D84"/>
    <w:rsid w:val="24A21302"/>
    <w:rsid w:val="24B5C73A"/>
    <w:rsid w:val="24DADEFF"/>
    <w:rsid w:val="24E9F90C"/>
    <w:rsid w:val="25151F13"/>
    <w:rsid w:val="251A326B"/>
    <w:rsid w:val="2526259D"/>
    <w:rsid w:val="2555B8F6"/>
    <w:rsid w:val="2559B29A"/>
    <w:rsid w:val="255F116D"/>
    <w:rsid w:val="256BDFD4"/>
    <w:rsid w:val="258FA35D"/>
    <w:rsid w:val="2590FD07"/>
    <w:rsid w:val="25940806"/>
    <w:rsid w:val="2595301F"/>
    <w:rsid w:val="2598417E"/>
    <w:rsid w:val="259E38A8"/>
    <w:rsid w:val="25A906F6"/>
    <w:rsid w:val="25B384F4"/>
    <w:rsid w:val="25D742F7"/>
    <w:rsid w:val="25D77398"/>
    <w:rsid w:val="25E44581"/>
    <w:rsid w:val="25E53D81"/>
    <w:rsid w:val="25F11449"/>
    <w:rsid w:val="25FEB0CC"/>
    <w:rsid w:val="26109472"/>
    <w:rsid w:val="26232B1F"/>
    <w:rsid w:val="2630A22A"/>
    <w:rsid w:val="263DE363"/>
    <w:rsid w:val="2659004D"/>
    <w:rsid w:val="265B52C8"/>
    <w:rsid w:val="2663359D"/>
    <w:rsid w:val="268520E2"/>
    <w:rsid w:val="26979584"/>
    <w:rsid w:val="269DE818"/>
    <w:rsid w:val="26AD4097"/>
    <w:rsid w:val="26B1ECA2"/>
    <w:rsid w:val="26C1BB0C"/>
    <w:rsid w:val="26C328C3"/>
    <w:rsid w:val="26CADA61"/>
    <w:rsid w:val="26E1B881"/>
    <w:rsid w:val="270C6651"/>
    <w:rsid w:val="27103E47"/>
    <w:rsid w:val="272A7EF0"/>
    <w:rsid w:val="273AD2BA"/>
    <w:rsid w:val="2741C9D8"/>
    <w:rsid w:val="274F383E"/>
    <w:rsid w:val="275B1EAD"/>
    <w:rsid w:val="275EFA34"/>
    <w:rsid w:val="276265C5"/>
    <w:rsid w:val="2778A801"/>
    <w:rsid w:val="27822E55"/>
    <w:rsid w:val="27987F2C"/>
    <w:rsid w:val="27A2B7C6"/>
    <w:rsid w:val="27AC8513"/>
    <w:rsid w:val="27ACBEE0"/>
    <w:rsid w:val="27AE06D7"/>
    <w:rsid w:val="27B85074"/>
    <w:rsid w:val="27EA022B"/>
    <w:rsid w:val="2810FCA2"/>
    <w:rsid w:val="2824AF47"/>
    <w:rsid w:val="282FB76E"/>
    <w:rsid w:val="282FF605"/>
    <w:rsid w:val="28391501"/>
    <w:rsid w:val="2846221B"/>
    <w:rsid w:val="286D0EAA"/>
    <w:rsid w:val="2879CB1E"/>
    <w:rsid w:val="2883CC72"/>
    <w:rsid w:val="28853536"/>
    <w:rsid w:val="288925B2"/>
    <w:rsid w:val="288D96B4"/>
    <w:rsid w:val="28956AF9"/>
    <w:rsid w:val="28999616"/>
    <w:rsid w:val="28B69405"/>
    <w:rsid w:val="28D7F03C"/>
    <w:rsid w:val="28E84AEC"/>
    <w:rsid w:val="28EEFE80"/>
    <w:rsid w:val="2903F6CF"/>
    <w:rsid w:val="2906B2A0"/>
    <w:rsid w:val="292E2197"/>
    <w:rsid w:val="293698D3"/>
    <w:rsid w:val="2940D266"/>
    <w:rsid w:val="295376CE"/>
    <w:rsid w:val="295C5BC8"/>
    <w:rsid w:val="296D7BAB"/>
    <w:rsid w:val="296DE340"/>
    <w:rsid w:val="296E7C52"/>
    <w:rsid w:val="29866D2E"/>
    <w:rsid w:val="299018E1"/>
    <w:rsid w:val="299AC32A"/>
    <w:rsid w:val="29B58AF7"/>
    <w:rsid w:val="29D5FF9C"/>
    <w:rsid w:val="29DA4EFF"/>
    <w:rsid w:val="29F14FA0"/>
    <w:rsid w:val="2A053833"/>
    <w:rsid w:val="2A1044ED"/>
    <w:rsid w:val="2A42FBFF"/>
    <w:rsid w:val="2A677929"/>
    <w:rsid w:val="2A6DF87D"/>
    <w:rsid w:val="2A819FA7"/>
    <w:rsid w:val="2A841B4D"/>
    <w:rsid w:val="2AACFE27"/>
    <w:rsid w:val="2AB64A72"/>
    <w:rsid w:val="2ABBCD2B"/>
    <w:rsid w:val="2ABD573B"/>
    <w:rsid w:val="2ADE0FFA"/>
    <w:rsid w:val="2AE0B3F8"/>
    <w:rsid w:val="2AE5616B"/>
    <w:rsid w:val="2B05753D"/>
    <w:rsid w:val="2B09ED67"/>
    <w:rsid w:val="2B1A720D"/>
    <w:rsid w:val="2B1B5867"/>
    <w:rsid w:val="2B2DB305"/>
    <w:rsid w:val="2B4A45AC"/>
    <w:rsid w:val="2B58BD79"/>
    <w:rsid w:val="2B5ECBDE"/>
    <w:rsid w:val="2B62B6A3"/>
    <w:rsid w:val="2B769EED"/>
    <w:rsid w:val="2B791680"/>
    <w:rsid w:val="2BA3FBE7"/>
    <w:rsid w:val="2BC6A9C3"/>
    <w:rsid w:val="2BCBD0A9"/>
    <w:rsid w:val="2BD9973B"/>
    <w:rsid w:val="2C1092D1"/>
    <w:rsid w:val="2C17B173"/>
    <w:rsid w:val="2C1EC30A"/>
    <w:rsid w:val="2C1F1D48"/>
    <w:rsid w:val="2C2555A3"/>
    <w:rsid w:val="2C4355EE"/>
    <w:rsid w:val="2C48715F"/>
    <w:rsid w:val="2C523E0B"/>
    <w:rsid w:val="2C58BBC0"/>
    <w:rsid w:val="2C5D5184"/>
    <w:rsid w:val="2C5DD15E"/>
    <w:rsid w:val="2C96DD05"/>
    <w:rsid w:val="2C9BC5E0"/>
    <w:rsid w:val="2C9D9687"/>
    <w:rsid w:val="2CB783A8"/>
    <w:rsid w:val="2CBE8E7A"/>
    <w:rsid w:val="2D1ACE15"/>
    <w:rsid w:val="2D1C725D"/>
    <w:rsid w:val="2D2C6F9D"/>
    <w:rsid w:val="2D2D303B"/>
    <w:rsid w:val="2D397B3A"/>
    <w:rsid w:val="2D3B601E"/>
    <w:rsid w:val="2D56170D"/>
    <w:rsid w:val="2D664720"/>
    <w:rsid w:val="2D7A6646"/>
    <w:rsid w:val="2D8CD27D"/>
    <w:rsid w:val="2D965473"/>
    <w:rsid w:val="2D9B41A6"/>
    <w:rsid w:val="2DC0AA6C"/>
    <w:rsid w:val="2DDE2165"/>
    <w:rsid w:val="2DF81298"/>
    <w:rsid w:val="2E063241"/>
    <w:rsid w:val="2E13F3EB"/>
    <w:rsid w:val="2E267E8E"/>
    <w:rsid w:val="2E2FA21A"/>
    <w:rsid w:val="2E36E3DB"/>
    <w:rsid w:val="2E6159B8"/>
    <w:rsid w:val="2E6C5B0E"/>
    <w:rsid w:val="2E7121F3"/>
    <w:rsid w:val="2E751C2F"/>
    <w:rsid w:val="2E7EB436"/>
    <w:rsid w:val="2E8C90CA"/>
    <w:rsid w:val="2E8ED53C"/>
    <w:rsid w:val="2E99C7D7"/>
    <w:rsid w:val="2EAC7BE8"/>
    <w:rsid w:val="2ED6D513"/>
    <w:rsid w:val="2F067C31"/>
    <w:rsid w:val="2F0888C2"/>
    <w:rsid w:val="2F0AF784"/>
    <w:rsid w:val="2F0FB5E9"/>
    <w:rsid w:val="2F1918EE"/>
    <w:rsid w:val="2F5231E0"/>
    <w:rsid w:val="2F549326"/>
    <w:rsid w:val="2F582848"/>
    <w:rsid w:val="2F5CAFDE"/>
    <w:rsid w:val="2F60E379"/>
    <w:rsid w:val="2F6AB682"/>
    <w:rsid w:val="2F6C8A92"/>
    <w:rsid w:val="2F878260"/>
    <w:rsid w:val="2F8AA39D"/>
    <w:rsid w:val="2FAA0201"/>
    <w:rsid w:val="2FB25480"/>
    <w:rsid w:val="2FB69FAF"/>
    <w:rsid w:val="2FE83888"/>
    <w:rsid w:val="2FF21AC2"/>
    <w:rsid w:val="2FFAD69C"/>
    <w:rsid w:val="2FFDD990"/>
    <w:rsid w:val="30121DE4"/>
    <w:rsid w:val="3013E2A0"/>
    <w:rsid w:val="301C210A"/>
    <w:rsid w:val="30290A0C"/>
    <w:rsid w:val="3029C115"/>
    <w:rsid w:val="3040FA60"/>
    <w:rsid w:val="30533371"/>
    <w:rsid w:val="3068C124"/>
    <w:rsid w:val="306DAC21"/>
    <w:rsid w:val="306E15F1"/>
    <w:rsid w:val="306E595F"/>
    <w:rsid w:val="306EA024"/>
    <w:rsid w:val="309B3DBA"/>
    <w:rsid w:val="30B4586A"/>
    <w:rsid w:val="30BFB888"/>
    <w:rsid w:val="30C8B106"/>
    <w:rsid w:val="30CE4BDA"/>
    <w:rsid w:val="30D8889C"/>
    <w:rsid w:val="30EE72BE"/>
    <w:rsid w:val="30F32F9B"/>
    <w:rsid w:val="30FA39B3"/>
    <w:rsid w:val="310835B7"/>
    <w:rsid w:val="310B71E3"/>
    <w:rsid w:val="31180409"/>
    <w:rsid w:val="31199905"/>
    <w:rsid w:val="312B0A2E"/>
    <w:rsid w:val="312C0C41"/>
    <w:rsid w:val="31319891"/>
    <w:rsid w:val="31351B15"/>
    <w:rsid w:val="313FEBC0"/>
    <w:rsid w:val="31590D23"/>
    <w:rsid w:val="315D1BBB"/>
    <w:rsid w:val="31638CA8"/>
    <w:rsid w:val="316B8596"/>
    <w:rsid w:val="316BFE93"/>
    <w:rsid w:val="31812E24"/>
    <w:rsid w:val="3194A898"/>
    <w:rsid w:val="319A5040"/>
    <w:rsid w:val="31B84212"/>
    <w:rsid w:val="31CFEEB6"/>
    <w:rsid w:val="31EB51DC"/>
    <w:rsid w:val="31FC8C03"/>
    <w:rsid w:val="32051F8B"/>
    <w:rsid w:val="32057742"/>
    <w:rsid w:val="3209E0F6"/>
    <w:rsid w:val="3212EF1F"/>
    <w:rsid w:val="32149E8E"/>
    <w:rsid w:val="321C9457"/>
    <w:rsid w:val="32394FC9"/>
    <w:rsid w:val="3242241B"/>
    <w:rsid w:val="3249D414"/>
    <w:rsid w:val="324C8466"/>
    <w:rsid w:val="32645293"/>
    <w:rsid w:val="326C17B9"/>
    <w:rsid w:val="3272DEE7"/>
    <w:rsid w:val="3284786A"/>
    <w:rsid w:val="3287F147"/>
    <w:rsid w:val="329C3073"/>
    <w:rsid w:val="32B97921"/>
    <w:rsid w:val="32BA5A7D"/>
    <w:rsid w:val="32C432F0"/>
    <w:rsid w:val="32D942EF"/>
    <w:rsid w:val="32DFA811"/>
    <w:rsid w:val="32E114AD"/>
    <w:rsid w:val="32E13573"/>
    <w:rsid w:val="32E4BD94"/>
    <w:rsid w:val="32F3BC66"/>
    <w:rsid w:val="32FFCDB2"/>
    <w:rsid w:val="330A5F8C"/>
    <w:rsid w:val="3317D5F5"/>
    <w:rsid w:val="332F0732"/>
    <w:rsid w:val="33674EED"/>
    <w:rsid w:val="33718764"/>
    <w:rsid w:val="3375EBDC"/>
    <w:rsid w:val="33998369"/>
    <w:rsid w:val="339AD92F"/>
    <w:rsid w:val="339BCEF2"/>
    <w:rsid w:val="33C25FFB"/>
    <w:rsid w:val="33DEA12E"/>
    <w:rsid w:val="33E27ACC"/>
    <w:rsid w:val="33E5AD34"/>
    <w:rsid w:val="33E7E843"/>
    <w:rsid w:val="33ED052B"/>
    <w:rsid w:val="340AB539"/>
    <w:rsid w:val="34404AE7"/>
    <w:rsid w:val="3445C0EA"/>
    <w:rsid w:val="3448F28E"/>
    <w:rsid w:val="344E9CD6"/>
    <w:rsid w:val="34550C20"/>
    <w:rsid w:val="34583AE6"/>
    <w:rsid w:val="3462AAF0"/>
    <w:rsid w:val="346D1DEB"/>
    <w:rsid w:val="34844CAC"/>
    <w:rsid w:val="3487A967"/>
    <w:rsid w:val="348AC5ED"/>
    <w:rsid w:val="34A62FED"/>
    <w:rsid w:val="34A674C4"/>
    <w:rsid w:val="34ADD7D3"/>
    <w:rsid w:val="34B0D94D"/>
    <w:rsid w:val="34B70FA9"/>
    <w:rsid w:val="34BAFC68"/>
    <w:rsid w:val="34BC4E75"/>
    <w:rsid w:val="34CA8EF7"/>
    <w:rsid w:val="34FF9FBF"/>
    <w:rsid w:val="3502AA40"/>
    <w:rsid w:val="350F8D41"/>
    <w:rsid w:val="35193447"/>
    <w:rsid w:val="351D8133"/>
    <w:rsid w:val="35355554"/>
    <w:rsid w:val="3535D28E"/>
    <w:rsid w:val="353C9A2D"/>
    <w:rsid w:val="353E27C6"/>
    <w:rsid w:val="35401FD5"/>
    <w:rsid w:val="355077E5"/>
    <w:rsid w:val="3558C5BC"/>
    <w:rsid w:val="35782A5C"/>
    <w:rsid w:val="35811D6D"/>
    <w:rsid w:val="35868B58"/>
    <w:rsid w:val="35875C13"/>
    <w:rsid w:val="358894FC"/>
    <w:rsid w:val="3593470F"/>
    <w:rsid w:val="359FD4D9"/>
    <w:rsid w:val="35A6B9FD"/>
    <w:rsid w:val="35AA8BB2"/>
    <w:rsid w:val="35AF6C9E"/>
    <w:rsid w:val="35BB400D"/>
    <w:rsid w:val="35D7D0C1"/>
    <w:rsid w:val="35F8286B"/>
    <w:rsid w:val="360463EC"/>
    <w:rsid w:val="362D934E"/>
    <w:rsid w:val="36358873"/>
    <w:rsid w:val="3642A234"/>
    <w:rsid w:val="366B0809"/>
    <w:rsid w:val="367CE959"/>
    <w:rsid w:val="3688C18F"/>
    <w:rsid w:val="36AA3C04"/>
    <w:rsid w:val="36BC9F93"/>
    <w:rsid w:val="36BF45FA"/>
    <w:rsid w:val="36F255DA"/>
    <w:rsid w:val="36F3C67A"/>
    <w:rsid w:val="37181A5E"/>
    <w:rsid w:val="373806CD"/>
    <w:rsid w:val="37495F5D"/>
    <w:rsid w:val="374A1E85"/>
    <w:rsid w:val="37564688"/>
    <w:rsid w:val="3758F239"/>
    <w:rsid w:val="3759E8E9"/>
    <w:rsid w:val="3778C6C2"/>
    <w:rsid w:val="377BE5B8"/>
    <w:rsid w:val="377EB9D6"/>
    <w:rsid w:val="3786BE19"/>
    <w:rsid w:val="379A4BB2"/>
    <w:rsid w:val="379BD8CE"/>
    <w:rsid w:val="37AD4BDF"/>
    <w:rsid w:val="37B7EA7E"/>
    <w:rsid w:val="37C6065B"/>
    <w:rsid w:val="37D7257A"/>
    <w:rsid w:val="37E30E56"/>
    <w:rsid w:val="37FACB07"/>
    <w:rsid w:val="382336DD"/>
    <w:rsid w:val="38320F0D"/>
    <w:rsid w:val="38478D14"/>
    <w:rsid w:val="384DC910"/>
    <w:rsid w:val="3865D5C1"/>
    <w:rsid w:val="3871AC88"/>
    <w:rsid w:val="38793785"/>
    <w:rsid w:val="387BF958"/>
    <w:rsid w:val="387F4DEB"/>
    <w:rsid w:val="38A2C1C3"/>
    <w:rsid w:val="38A34561"/>
    <w:rsid w:val="38A9563B"/>
    <w:rsid w:val="38B217C0"/>
    <w:rsid w:val="38E0F4A0"/>
    <w:rsid w:val="38EE87AB"/>
    <w:rsid w:val="38FBCC15"/>
    <w:rsid w:val="390C6C34"/>
    <w:rsid w:val="3939CF58"/>
    <w:rsid w:val="393F74CD"/>
    <w:rsid w:val="3942A2D2"/>
    <w:rsid w:val="39556A8F"/>
    <w:rsid w:val="39639721"/>
    <w:rsid w:val="39660899"/>
    <w:rsid w:val="396774AC"/>
    <w:rsid w:val="39796AA2"/>
    <w:rsid w:val="399FF741"/>
    <w:rsid w:val="39B30FCA"/>
    <w:rsid w:val="39B63EFE"/>
    <w:rsid w:val="39B6461E"/>
    <w:rsid w:val="39C3FF85"/>
    <w:rsid w:val="39D1060A"/>
    <w:rsid w:val="39D1150C"/>
    <w:rsid w:val="39D84C3D"/>
    <w:rsid w:val="3A1115D7"/>
    <w:rsid w:val="3A150541"/>
    <w:rsid w:val="3A18058A"/>
    <w:rsid w:val="3A2D6BB6"/>
    <w:rsid w:val="3A40A511"/>
    <w:rsid w:val="3A470E14"/>
    <w:rsid w:val="3A53D8BE"/>
    <w:rsid w:val="3A541CDD"/>
    <w:rsid w:val="3A6EB6C7"/>
    <w:rsid w:val="3A7B5C58"/>
    <w:rsid w:val="3A816AAB"/>
    <w:rsid w:val="3A92456E"/>
    <w:rsid w:val="3AA1C150"/>
    <w:rsid w:val="3AD0316B"/>
    <w:rsid w:val="3ADDE880"/>
    <w:rsid w:val="3AE3AB57"/>
    <w:rsid w:val="3B08A1FD"/>
    <w:rsid w:val="3B0F1F0C"/>
    <w:rsid w:val="3B1396E8"/>
    <w:rsid w:val="3B14A3E2"/>
    <w:rsid w:val="3B1575D2"/>
    <w:rsid w:val="3B19B058"/>
    <w:rsid w:val="3B32D882"/>
    <w:rsid w:val="3B3D02DE"/>
    <w:rsid w:val="3B53D2E0"/>
    <w:rsid w:val="3B55B8E6"/>
    <w:rsid w:val="3B58A129"/>
    <w:rsid w:val="3B5AD79F"/>
    <w:rsid w:val="3B6EE40C"/>
    <w:rsid w:val="3B7D961C"/>
    <w:rsid w:val="3B88A77A"/>
    <w:rsid w:val="3BA4BD48"/>
    <w:rsid w:val="3BB39F44"/>
    <w:rsid w:val="3BCA4404"/>
    <w:rsid w:val="3BCD00E6"/>
    <w:rsid w:val="3BD3D8B5"/>
    <w:rsid w:val="3BDAD746"/>
    <w:rsid w:val="3C10406A"/>
    <w:rsid w:val="3C15B019"/>
    <w:rsid w:val="3C189562"/>
    <w:rsid w:val="3C1AB6FE"/>
    <w:rsid w:val="3C1D88BF"/>
    <w:rsid w:val="3C210B60"/>
    <w:rsid w:val="3C2201D0"/>
    <w:rsid w:val="3C2EEF7B"/>
    <w:rsid w:val="3C32AD6E"/>
    <w:rsid w:val="3C367AE5"/>
    <w:rsid w:val="3C36A6F0"/>
    <w:rsid w:val="3C4158A0"/>
    <w:rsid w:val="3C4D4B78"/>
    <w:rsid w:val="3C52FBDC"/>
    <w:rsid w:val="3C61F868"/>
    <w:rsid w:val="3C6F7211"/>
    <w:rsid w:val="3C952171"/>
    <w:rsid w:val="3CB580B9"/>
    <w:rsid w:val="3CCD5D24"/>
    <w:rsid w:val="3CDF4AAC"/>
    <w:rsid w:val="3CFF65C1"/>
    <w:rsid w:val="3D128915"/>
    <w:rsid w:val="3D24E858"/>
    <w:rsid w:val="3D551B4A"/>
    <w:rsid w:val="3D6CA47D"/>
    <w:rsid w:val="3D6E85FC"/>
    <w:rsid w:val="3D704331"/>
    <w:rsid w:val="3D857EBD"/>
    <w:rsid w:val="3D8A8A5B"/>
    <w:rsid w:val="3D8E01AF"/>
    <w:rsid w:val="3D914930"/>
    <w:rsid w:val="3DA791EE"/>
    <w:rsid w:val="3DC772A6"/>
    <w:rsid w:val="3DD5D027"/>
    <w:rsid w:val="3DE4E237"/>
    <w:rsid w:val="3DE81AE0"/>
    <w:rsid w:val="3DFA65EB"/>
    <w:rsid w:val="3DFABDE6"/>
    <w:rsid w:val="3DFE50F3"/>
    <w:rsid w:val="3E0D0833"/>
    <w:rsid w:val="3E1247AD"/>
    <w:rsid w:val="3E14F2D1"/>
    <w:rsid w:val="3E1ED85F"/>
    <w:rsid w:val="3E30F738"/>
    <w:rsid w:val="3E971A9E"/>
    <w:rsid w:val="3EA752B0"/>
    <w:rsid w:val="3EA91AAA"/>
    <w:rsid w:val="3EAE2378"/>
    <w:rsid w:val="3EAE7914"/>
    <w:rsid w:val="3EC0A86A"/>
    <w:rsid w:val="3ED63DFA"/>
    <w:rsid w:val="3EE76A94"/>
    <w:rsid w:val="3EE8C105"/>
    <w:rsid w:val="3EEA72A7"/>
    <w:rsid w:val="3EED063A"/>
    <w:rsid w:val="3EF4FFC1"/>
    <w:rsid w:val="3F0ADCA6"/>
    <w:rsid w:val="3F0E65DB"/>
    <w:rsid w:val="3F1FB4AB"/>
    <w:rsid w:val="3F269A12"/>
    <w:rsid w:val="3F26E8EA"/>
    <w:rsid w:val="3F3D8046"/>
    <w:rsid w:val="3F530D6A"/>
    <w:rsid w:val="3F79D593"/>
    <w:rsid w:val="3F7D35BE"/>
    <w:rsid w:val="3FA3ADE5"/>
    <w:rsid w:val="3FA712D3"/>
    <w:rsid w:val="3FBCB73D"/>
    <w:rsid w:val="3FC254E4"/>
    <w:rsid w:val="3FD2D7D0"/>
    <w:rsid w:val="3FD3EFFB"/>
    <w:rsid w:val="3FE533F5"/>
    <w:rsid w:val="3FEA61D8"/>
    <w:rsid w:val="3FF66894"/>
    <w:rsid w:val="40096573"/>
    <w:rsid w:val="400ED0A4"/>
    <w:rsid w:val="40174422"/>
    <w:rsid w:val="401AA16A"/>
    <w:rsid w:val="401CD562"/>
    <w:rsid w:val="4022E67F"/>
    <w:rsid w:val="4024FB0F"/>
    <w:rsid w:val="4033B869"/>
    <w:rsid w:val="4037AB70"/>
    <w:rsid w:val="4038CACE"/>
    <w:rsid w:val="40465331"/>
    <w:rsid w:val="404A98AD"/>
    <w:rsid w:val="405C6515"/>
    <w:rsid w:val="4061ED2C"/>
    <w:rsid w:val="40656A37"/>
    <w:rsid w:val="406CFAF4"/>
    <w:rsid w:val="406EC403"/>
    <w:rsid w:val="40722120"/>
    <w:rsid w:val="4072254D"/>
    <w:rsid w:val="40893406"/>
    <w:rsid w:val="40ABF047"/>
    <w:rsid w:val="40C2B94B"/>
    <w:rsid w:val="40CEA322"/>
    <w:rsid w:val="40D8189A"/>
    <w:rsid w:val="40DACAA2"/>
    <w:rsid w:val="40E00AB3"/>
    <w:rsid w:val="40E026F3"/>
    <w:rsid w:val="40E674E5"/>
    <w:rsid w:val="40F7092B"/>
    <w:rsid w:val="40F82AC9"/>
    <w:rsid w:val="41024F37"/>
    <w:rsid w:val="41095252"/>
    <w:rsid w:val="4116C17E"/>
    <w:rsid w:val="41172E94"/>
    <w:rsid w:val="4119061F"/>
    <w:rsid w:val="413618D7"/>
    <w:rsid w:val="41459EFA"/>
    <w:rsid w:val="41525D6E"/>
    <w:rsid w:val="415AB709"/>
    <w:rsid w:val="415E5BE1"/>
    <w:rsid w:val="418B9367"/>
    <w:rsid w:val="418EF550"/>
    <w:rsid w:val="4190D3E2"/>
    <w:rsid w:val="41A82842"/>
    <w:rsid w:val="41BB4182"/>
    <w:rsid w:val="41BBBE2C"/>
    <w:rsid w:val="41C4AA88"/>
    <w:rsid w:val="41C7790D"/>
    <w:rsid w:val="41D7DBF2"/>
    <w:rsid w:val="41D831C4"/>
    <w:rsid w:val="41DEF372"/>
    <w:rsid w:val="42044603"/>
    <w:rsid w:val="421A487E"/>
    <w:rsid w:val="421D5163"/>
    <w:rsid w:val="4243C582"/>
    <w:rsid w:val="424F2FA5"/>
    <w:rsid w:val="4274C749"/>
    <w:rsid w:val="4275D07E"/>
    <w:rsid w:val="427730FD"/>
    <w:rsid w:val="427DD47C"/>
    <w:rsid w:val="429EDAAB"/>
    <w:rsid w:val="42B95614"/>
    <w:rsid w:val="42CDE6CF"/>
    <w:rsid w:val="42D445D9"/>
    <w:rsid w:val="42E3D8ED"/>
    <w:rsid w:val="42F53899"/>
    <w:rsid w:val="42FAB6F8"/>
    <w:rsid w:val="4304685B"/>
    <w:rsid w:val="4306971A"/>
    <w:rsid w:val="430C4727"/>
    <w:rsid w:val="4328EBBB"/>
    <w:rsid w:val="4335E6E5"/>
    <w:rsid w:val="4348C119"/>
    <w:rsid w:val="43793CBA"/>
    <w:rsid w:val="43840FD7"/>
    <w:rsid w:val="43B13389"/>
    <w:rsid w:val="43B921C4"/>
    <w:rsid w:val="43B9381C"/>
    <w:rsid w:val="43C05D62"/>
    <w:rsid w:val="43D00718"/>
    <w:rsid w:val="43E67E7E"/>
    <w:rsid w:val="4412F4E8"/>
    <w:rsid w:val="44144649"/>
    <w:rsid w:val="441ACFA0"/>
    <w:rsid w:val="443513CA"/>
    <w:rsid w:val="44454958"/>
    <w:rsid w:val="44560DE7"/>
    <w:rsid w:val="4459AC77"/>
    <w:rsid w:val="445CDA39"/>
    <w:rsid w:val="446F67B6"/>
    <w:rsid w:val="4475B71C"/>
    <w:rsid w:val="4483C090"/>
    <w:rsid w:val="4488F046"/>
    <w:rsid w:val="44A038BC"/>
    <w:rsid w:val="44AB6997"/>
    <w:rsid w:val="44B09BA4"/>
    <w:rsid w:val="44B13DEF"/>
    <w:rsid w:val="44B3502F"/>
    <w:rsid w:val="44B49042"/>
    <w:rsid w:val="44D605C8"/>
    <w:rsid w:val="44E5DBF9"/>
    <w:rsid w:val="44F5C6EA"/>
    <w:rsid w:val="452B173F"/>
    <w:rsid w:val="452D13AD"/>
    <w:rsid w:val="4550519F"/>
    <w:rsid w:val="45637131"/>
    <w:rsid w:val="45829F09"/>
    <w:rsid w:val="45833F13"/>
    <w:rsid w:val="45873D52"/>
    <w:rsid w:val="4592C5D7"/>
    <w:rsid w:val="45B0CF74"/>
    <w:rsid w:val="45B8752E"/>
    <w:rsid w:val="45C0A100"/>
    <w:rsid w:val="45C32A09"/>
    <w:rsid w:val="45C52374"/>
    <w:rsid w:val="45CACCB5"/>
    <w:rsid w:val="45E5C0E5"/>
    <w:rsid w:val="460E3F93"/>
    <w:rsid w:val="461762F4"/>
    <w:rsid w:val="4644516E"/>
    <w:rsid w:val="465060A3"/>
    <w:rsid w:val="465CD81C"/>
    <w:rsid w:val="465EC31F"/>
    <w:rsid w:val="4666B032"/>
    <w:rsid w:val="466DB231"/>
    <w:rsid w:val="467704D0"/>
    <w:rsid w:val="46896C34"/>
    <w:rsid w:val="468A4701"/>
    <w:rsid w:val="469C7C75"/>
    <w:rsid w:val="469E41D4"/>
    <w:rsid w:val="46B06C57"/>
    <w:rsid w:val="46B20444"/>
    <w:rsid w:val="46B77414"/>
    <w:rsid w:val="46C0BC16"/>
    <w:rsid w:val="46C6E7A0"/>
    <w:rsid w:val="46CFBD64"/>
    <w:rsid w:val="46D7FCCE"/>
    <w:rsid w:val="46DD479D"/>
    <w:rsid w:val="46E682CC"/>
    <w:rsid w:val="46EF4DC1"/>
    <w:rsid w:val="46FABD22"/>
    <w:rsid w:val="47276C44"/>
    <w:rsid w:val="472906A5"/>
    <w:rsid w:val="473FA89D"/>
    <w:rsid w:val="47404868"/>
    <w:rsid w:val="4748386C"/>
    <w:rsid w:val="4752DFAE"/>
    <w:rsid w:val="475AD680"/>
    <w:rsid w:val="476646E9"/>
    <w:rsid w:val="4778C86B"/>
    <w:rsid w:val="477DBD65"/>
    <w:rsid w:val="477DC4F8"/>
    <w:rsid w:val="47906557"/>
    <w:rsid w:val="47AF815F"/>
    <w:rsid w:val="47B030B5"/>
    <w:rsid w:val="47B8AF15"/>
    <w:rsid w:val="47C259B5"/>
    <w:rsid w:val="47C28546"/>
    <w:rsid w:val="47C8CA55"/>
    <w:rsid w:val="47CF3FEC"/>
    <w:rsid w:val="47D6D337"/>
    <w:rsid w:val="47E3617A"/>
    <w:rsid w:val="47E79E68"/>
    <w:rsid w:val="47EABC0E"/>
    <w:rsid w:val="47EF573F"/>
    <w:rsid w:val="47F089D1"/>
    <w:rsid w:val="47F56A02"/>
    <w:rsid w:val="482A0CB7"/>
    <w:rsid w:val="4836AA01"/>
    <w:rsid w:val="4836BA91"/>
    <w:rsid w:val="483FEE67"/>
    <w:rsid w:val="4842B4E6"/>
    <w:rsid w:val="484D14F6"/>
    <w:rsid w:val="484F302B"/>
    <w:rsid w:val="485A4C47"/>
    <w:rsid w:val="4864FF49"/>
    <w:rsid w:val="48734C0B"/>
    <w:rsid w:val="4878A4B0"/>
    <w:rsid w:val="48A29E7C"/>
    <w:rsid w:val="48A45EAC"/>
    <w:rsid w:val="48C04B9F"/>
    <w:rsid w:val="48C4ABE1"/>
    <w:rsid w:val="48E9BD10"/>
    <w:rsid w:val="48ED1600"/>
    <w:rsid w:val="48EDF0E7"/>
    <w:rsid w:val="48F6C860"/>
    <w:rsid w:val="4908C299"/>
    <w:rsid w:val="4911EF8A"/>
    <w:rsid w:val="491654DC"/>
    <w:rsid w:val="491E6EE2"/>
    <w:rsid w:val="49227573"/>
    <w:rsid w:val="49398047"/>
    <w:rsid w:val="494C344C"/>
    <w:rsid w:val="49527FAF"/>
    <w:rsid w:val="495D144B"/>
    <w:rsid w:val="495D8687"/>
    <w:rsid w:val="4960207E"/>
    <w:rsid w:val="496EAB12"/>
    <w:rsid w:val="496F3D21"/>
    <w:rsid w:val="49764C10"/>
    <w:rsid w:val="498CA457"/>
    <w:rsid w:val="499090E2"/>
    <w:rsid w:val="499C71F4"/>
    <w:rsid w:val="49AAE1D4"/>
    <w:rsid w:val="49AC956C"/>
    <w:rsid w:val="49BC0B38"/>
    <w:rsid w:val="49C235B5"/>
    <w:rsid w:val="49C59CF0"/>
    <w:rsid w:val="49D24C7B"/>
    <w:rsid w:val="49D69262"/>
    <w:rsid w:val="49D848A2"/>
    <w:rsid w:val="49DD188E"/>
    <w:rsid w:val="49EF9933"/>
    <w:rsid w:val="49FA2023"/>
    <w:rsid w:val="4A0220C0"/>
    <w:rsid w:val="4A119DF4"/>
    <w:rsid w:val="4A1EE84C"/>
    <w:rsid w:val="4A2AAA15"/>
    <w:rsid w:val="4A2E017F"/>
    <w:rsid w:val="4A5ED1B5"/>
    <w:rsid w:val="4A69B198"/>
    <w:rsid w:val="4A7A0348"/>
    <w:rsid w:val="4A8E9058"/>
    <w:rsid w:val="4A927742"/>
    <w:rsid w:val="4AA1F787"/>
    <w:rsid w:val="4AA6DC04"/>
    <w:rsid w:val="4AB188E6"/>
    <w:rsid w:val="4ABB5A4D"/>
    <w:rsid w:val="4AC96E3C"/>
    <w:rsid w:val="4AD02423"/>
    <w:rsid w:val="4ADD477B"/>
    <w:rsid w:val="4AFD7B59"/>
    <w:rsid w:val="4AFFFF69"/>
    <w:rsid w:val="4B1720E2"/>
    <w:rsid w:val="4B1D35FF"/>
    <w:rsid w:val="4B306D16"/>
    <w:rsid w:val="4B52FAE2"/>
    <w:rsid w:val="4B5A6913"/>
    <w:rsid w:val="4B628228"/>
    <w:rsid w:val="4B6AB51D"/>
    <w:rsid w:val="4B787F9C"/>
    <w:rsid w:val="4B8CB5CC"/>
    <w:rsid w:val="4B92ED72"/>
    <w:rsid w:val="4B9A48CA"/>
    <w:rsid w:val="4B9AEA6E"/>
    <w:rsid w:val="4BAC2649"/>
    <w:rsid w:val="4BD03751"/>
    <w:rsid w:val="4BD7E2B5"/>
    <w:rsid w:val="4BEF35F0"/>
    <w:rsid w:val="4BFCDBCB"/>
    <w:rsid w:val="4C02E5E6"/>
    <w:rsid w:val="4C09A832"/>
    <w:rsid w:val="4C0B0820"/>
    <w:rsid w:val="4C162860"/>
    <w:rsid w:val="4C1FAB6A"/>
    <w:rsid w:val="4C273007"/>
    <w:rsid w:val="4C302A4E"/>
    <w:rsid w:val="4C3BE91C"/>
    <w:rsid w:val="4C4B9ED5"/>
    <w:rsid w:val="4C4E4288"/>
    <w:rsid w:val="4C77621E"/>
    <w:rsid w:val="4C7EC06A"/>
    <w:rsid w:val="4C85BC69"/>
    <w:rsid w:val="4C96BBF8"/>
    <w:rsid w:val="4CB83A15"/>
    <w:rsid w:val="4CBDA456"/>
    <w:rsid w:val="4CD0F06F"/>
    <w:rsid w:val="4CEE035C"/>
    <w:rsid w:val="4CFBFDAA"/>
    <w:rsid w:val="4D013D3F"/>
    <w:rsid w:val="4D2C92D6"/>
    <w:rsid w:val="4D33811F"/>
    <w:rsid w:val="4D3E99A1"/>
    <w:rsid w:val="4D55A5F8"/>
    <w:rsid w:val="4D9C38DF"/>
    <w:rsid w:val="4DAD53BB"/>
    <w:rsid w:val="4DD04AA5"/>
    <w:rsid w:val="4DE041B1"/>
    <w:rsid w:val="4DF7B270"/>
    <w:rsid w:val="4DF9F5B1"/>
    <w:rsid w:val="4E094C7C"/>
    <w:rsid w:val="4E0B1D7C"/>
    <w:rsid w:val="4E15BA21"/>
    <w:rsid w:val="4E1677D7"/>
    <w:rsid w:val="4E1E92DB"/>
    <w:rsid w:val="4E2F7938"/>
    <w:rsid w:val="4E39F56B"/>
    <w:rsid w:val="4E4B0F8A"/>
    <w:rsid w:val="4E5A9F91"/>
    <w:rsid w:val="4E5BC3E8"/>
    <w:rsid w:val="4E5FD7C0"/>
    <w:rsid w:val="4E8173E1"/>
    <w:rsid w:val="4E98A32F"/>
    <w:rsid w:val="4EAB6AF8"/>
    <w:rsid w:val="4EB17FD2"/>
    <w:rsid w:val="4EB560DB"/>
    <w:rsid w:val="4EB58A16"/>
    <w:rsid w:val="4EC9A06A"/>
    <w:rsid w:val="4ED77071"/>
    <w:rsid w:val="4ED89474"/>
    <w:rsid w:val="4EFB5D03"/>
    <w:rsid w:val="4EFF58A5"/>
    <w:rsid w:val="4F028CE6"/>
    <w:rsid w:val="4F0B9FFB"/>
    <w:rsid w:val="4F357C06"/>
    <w:rsid w:val="4F367961"/>
    <w:rsid w:val="4F3ADDF5"/>
    <w:rsid w:val="4F51A6DF"/>
    <w:rsid w:val="4F6B6494"/>
    <w:rsid w:val="4F6D6319"/>
    <w:rsid w:val="4F7A90EF"/>
    <w:rsid w:val="4F890B9E"/>
    <w:rsid w:val="4F94F86D"/>
    <w:rsid w:val="4F9D3709"/>
    <w:rsid w:val="4FB520CD"/>
    <w:rsid w:val="4FCEB485"/>
    <w:rsid w:val="4FD4EBC5"/>
    <w:rsid w:val="4FD6CCAC"/>
    <w:rsid w:val="4FDAA8EE"/>
    <w:rsid w:val="4FE0E2F2"/>
    <w:rsid w:val="4FE98808"/>
    <w:rsid w:val="4FEC91FF"/>
    <w:rsid w:val="4FFFF12D"/>
    <w:rsid w:val="50068215"/>
    <w:rsid w:val="500C5B28"/>
    <w:rsid w:val="501DCADA"/>
    <w:rsid w:val="50339E6C"/>
    <w:rsid w:val="503617D7"/>
    <w:rsid w:val="5036EF16"/>
    <w:rsid w:val="5039FB80"/>
    <w:rsid w:val="5041BC43"/>
    <w:rsid w:val="50496A82"/>
    <w:rsid w:val="505FC43C"/>
    <w:rsid w:val="50EEFB3A"/>
    <w:rsid w:val="50FDEA26"/>
    <w:rsid w:val="510CF560"/>
    <w:rsid w:val="511C869F"/>
    <w:rsid w:val="5121F6B2"/>
    <w:rsid w:val="51274800"/>
    <w:rsid w:val="5136E1A4"/>
    <w:rsid w:val="514F032E"/>
    <w:rsid w:val="5162124B"/>
    <w:rsid w:val="5167AA52"/>
    <w:rsid w:val="5190A7EE"/>
    <w:rsid w:val="51B2D149"/>
    <w:rsid w:val="51B5D490"/>
    <w:rsid w:val="51C3CF72"/>
    <w:rsid w:val="51CDB51C"/>
    <w:rsid w:val="51DD802E"/>
    <w:rsid w:val="51ECAEFE"/>
    <w:rsid w:val="51EF1D1C"/>
    <w:rsid w:val="51F93786"/>
    <w:rsid w:val="51F9A362"/>
    <w:rsid w:val="52284EDB"/>
    <w:rsid w:val="5237C117"/>
    <w:rsid w:val="5261B728"/>
    <w:rsid w:val="52673304"/>
    <w:rsid w:val="5269D864"/>
    <w:rsid w:val="526B5492"/>
    <w:rsid w:val="527AB465"/>
    <w:rsid w:val="527FA52C"/>
    <w:rsid w:val="5290F697"/>
    <w:rsid w:val="529EB50D"/>
    <w:rsid w:val="52A24937"/>
    <w:rsid w:val="52A3FC1F"/>
    <w:rsid w:val="52BA196C"/>
    <w:rsid w:val="52C3C344"/>
    <w:rsid w:val="52C965AE"/>
    <w:rsid w:val="52D15FCA"/>
    <w:rsid w:val="52D9AEA4"/>
    <w:rsid w:val="52DC9382"/>
    <w:rsid w:val="52E4FA02"/>
    <w:rsid w:val="52F0081D"/>
    <w:rsid w:val="52F2B701"/>
    <w:rsid w:val="52F54EF0"/>
    <w:rsid w:val="52F80639"/>
    <w:rsid w:val="52FF1F7B"/>
    <w:rsid w:val="530C1FC1"/>
    <w:rsid w:val="530EEE96"/>
    <w:rsid w:val="531C2C33"/>
    <w:rsid w:val="533E0985"/>
    <w:rsid w:val="534D97D0"/>
    <w:rsid w:val="5353B102"/>
    <w:rsid w:val="535494DA"/>
    <w:rsid w:val="53836FA2"/>
    <w:rsid w:val="5399C2FA"/>
    <w:rsid w:val="539D644B"/>
    <w:rsid w:val="53A3E06D"/>
    <w:rsid w:val="53DD41D3"/>
    <w:rsid w:val="53EDFC96"/>
    <w:rsid w:val="53F323C1"/>
    <w:rsid w:val="53F5DE06"/>
    <w:rsid w:val="53FBD7C6"/>
    <w:rsid w:val="5408125F"/>
    <w:rsid w:val="5418505D"/>
    <w:rsid w:val="5437B62D"/>
    <w:rsid w:val="546C5473"/>
    <w:rsid w:val="54908082"/>
    <w:rsid w:val="5490F546"/>
    <w:rsid w:val="54950DD3"/>
    <w:rsid w:val="54A01C2F"/>
    <w:rsid w:val="54A1B885"/>
    <w:rsid w:val="54B54269"/>
    <w:rsid w:val="54BCE794"/>
    <w:rsid w:val="54BE4A0C"/>
    <w:rsid w:val="54C0AED7"/>
    <w:rsid w:val="54C947B3"/>
    <w:rsid w:val="54D9D9E6"/>
    <w:rsid w:val="54EB186D"/>
    <w:rsid w:val="5505AC81"/>
    <w:rsid w:val="5511AFA9"/>
    <w:rsid w:val="5512B37A"/>
    <w:rsid w:val="55257997"/>
    <w:rsid w:val="552ADEFC"/>
    <w:rsid w:val="552B1E3C"/>
    <w:rsid w:val="55320A94"/>
    <w:rsid w:val="55328B3D"/>
    <w:rsid w:val="553335E3"/>
    <w:rsid w:val="55437511"/>
    <w:rsid w:val="5550284F"/>
    <w:rsid w:val="55536282"/>
    <w:rsid w:val="5557DEA1"/>
    <w:rsid w:val="55982DA1"/>
    <w:rsid w:val="559B0377"/>
    <w:rsid w:val="55A427CB"/>
    <w:rsid w:val="55B1DFDD"/>
    <w:rsid w:val="55D13CF8"/>
    <w:rsid w:val="55D63FB4"/>
    <w:rsid w:val="55D6EDDA"/>
    <w:rsid w:val="55F44BC5"/>
    <w:rsid w:val="55F81AAC"/>
    <w:rsid w:val="56010BEF"/>
    <w:rsid w:val="56011522"/>
    <w:rsid w:val="56220C40"/>
    <w:rsid w:val="562509FE"/>
    <w:rsid w:val="562C4728"/>
    <w:rsid w:val="562C50E3"/>
    <w:rsid w:val="56632CD9"/>
    <w:rsid w:val="56645A03"/>
    <w:rsid w:val="56735D69"/>
    <w:rsid w:val="5676ACB1"/>
    <w:rsid w:val="569585A4"/>
    <w:rsid w:val="569665B0"/>
    <w:rsid w:val="56A3B3D2"/>
    <w:rsid w:val="56A70045"/>
    <w:rsid w:val="56AB3438"/>
    <w:rsid w:val="56B08C29"/>
    <w:rsid w:val="56B67CDD"/>
    <w:rsid w:val="56B7DBE4"/>
    <w:rsid w:val="56BABC4D"/>
    <w:rsid w:val="56C61DA2"/>
    <w:rsid w:val="56DEAFF9"/>
    <w:rsid w:val="56F43145"/>
    <w:rsid w:val="57020FA6"/>
    <w:rsid w:val="57074371"/>
    <w:rsid w:val="5715A71D"/>
    <w:rsid w:val="573E3931"/>
    <w:rsid w:val="575D62B8"/>
    <w:rsid w:val="5769EDA5"/>
    <w:rsid w:val="57754527"/>
    <w:rsid w:val="57923253"/>
    <w:rsid w:val="57A2B076"/>
    <w:rsid w:val="57B0195E"/>
    <w:rsid w:val="57C1A44F"/>
    <w:rsid w:val="57DEA7BE"/>
    <w:rsid w:val="57EFBF95"/>
    <w:rsid w:val="57FC3104"/>
    <w:rsid w:val="580E572A"/>
    <w:rsid w:val="5825AB8A"/>
    <w:rsid w:val="582A988C"/>
    <w:rsid w:val="5838A3B9"/>
    <w:rsid w:val="583D98AF"/>
    <w:rsid w:val="58607D9F"/>
    <w:rsid w:val="5861EE03"/>
    <w:rsid w:val="586D3BBA"/>
    <w:rsid w:val="587D7DE9"/>
    <w:rsid w:val="5880C951"/>
    <w:rsid w:val="5886B4D5"/>
    <w:rsid w:val="5888F22B"/>
    <w:rsid w:val="589891DF"/>
    <w:rsid w:val="58AE9C9F"/>
    <w:rsid w:val="58B25D52"/>
    <w:rsid w:val="58D68154"/>
    <w:rsid w:val="58D7B332"/>
    <w:rsid w:val="58FF7A01"/>
    <w:rsid w:val="59030FBF"/>
    <w:rsid w:val="59036225"/>
    <w:rsid w:val="590FF73E"/>
    <w:rsid w:val="591A5CDF"/>
    <w:rsid w:val="591D1843"/>
    <w:rsid w:val="591F73EB"/>
    <w:rsid w:val="592CE24E"/>
    <w:rsid w:val="59665E73"/>
    <w:rsid w:val="5976C886"/>
    <w:rsid w:val="597FE116"/>
    <w:rsid w:val="5997954A"/>
    <w:rsid w:val="599FE313"/>
    <w:rsid w:val="59A40B1C"/>
    <w:rsid w:val="59C50562"/>
    <w:rsid w:val="59C79BEF"/>
    <w:rsid w:val="59D56E90"/>
    <w:rsid w:val="59E50886"/>
    <w:rsid w:val="59F47AB0"/>
    <w:rsid w:val="5A1916D6"/>
    <w:rsid w:val="5A1CFC14"/>
    <w:rsid w:val="5A2109BC"/>
    <w:rsid w:val="5A2B1986"/>
    <w:rsid w:val="5A31E59E"/>
    <w:rsid w:val="5A35D104"/>
    <w:rsid w:val="5A70EE53"/>
    <w:rsid w:val="5A76D82D"/>
    <w:rsid w:val="5A7BAB6D"/>
    <w:rsid w:val="5A8E3D2D"/>
    <w:rsid w:val="5A905AEA"/>
    <w:rsid w:val="5A921429"/>
    <w:rsid w:val="5A996D9F"/>
    <w:rsid w:val="5AB1D019"/>
    <w:rsid w:val="5AC4EE3A"/>
    <w:rsid w:val="5ADD0FFA"/>
    <w:rsid w:val="5AE1E092"/>
    <w:rsid w:val="5AF96EAB"/>
    <w:rsid w:val="5AFFD03E"/>
    <w:rsid w:val="5B053371"/>
    <w:rsid w:val="5B097AFF"/>
    <w:rsid w:val="5B118C54"/>
    <w:rsid w:val="5B146333"/>
    <w:rsid w:val="5B1F7D13"/>
    <w:rsid w:val="5B215ABD"/>
    <w:rsid w:val="5B222748"/>
    <w:rsid w:val="5B27C53C"/>
    <w:rsid w:val="5B39CAD4"/>
    <w:rsid w:val="5B4E5F99"/>
    <w:rsid w:val="5B57D9CF"/>
    <w:rsid w:val="5B5A59F1"/>
    <w:rsid w:val="5B79BAE0"/>
    <w:rsid w:val="5B8EA9D1"/>
    <w:rsid w:val="5B959F20"/>
    <w:rsid w:val="5BAE21EA"/>
    <w:rsid w:val="5BEB306B"/>
    <w:rsid w:val="5C031FEB"/>
    <w:rsid w:val="5C03A78A"/>
    <w:rsid w:val="5C04F715"/>
    <w:rsid w:val="5C07F014"/>
    <w:rsid w:val="5C149026"/>
    <w:rsid w:val="5C209282"/>
    <w:rsid w:val="5C256FB3"/>
    <w:rsid w:val="5C2C3B68"/>
    <w:rsid w:val="5C35BD1E"/>
    <w:rsid w:val="5C4109C1"/>
    <w:rsid w:val="5C44FDE5"/>
    <w:rsid w:val="5C4887CF"/>
    <w:rsid w:val="5C4D6A85"/>
    <w:rsid w:val="5C4DA07A"/>
    <w:rsid w:val="5C4DD0CE"/>
    <w:rsid w:val="5C530B56"/>
    <w:rsid w:val="5C5910F3"/>
    <w:rsid w:val="5C5BF2E9"/>
    <w:rsid w:val="5C6E64FC"/>
    <w:rsid w:val="5C8A05D4"/>
    <w:rsid w:val="5C9B9267"/>
    <w:rsid w:val="5CA0F74C"/>
    <w:rsid w:val="5CAC1C6C"/>
    <w:rsid w:val="5CB2137B"/>
    <w:rsid w:val="5CBD9024"/>
    <w:rsid w:val="5CC1722E"/>
    <w:rsid w:val="5CDB39EB"/>
    <w:rsid w:val="5CE36D10"/>
    <w:rsid w:val="5CF43345"/>
    <w:rsid w:val="5CF6DCA3"/>
    <w:rsid w:val="5CF75279"/>
    <w:rsid w:val="5CFBF78B"/>
    <w:rsid w:val="5CFC64FB"/>
    <w:rsid w:val="5D0E28E2"/>
    <w:rsid w:val="5D1FCE31"/>
    <w:rsid w:val="5D252C14"/>
    <w:rsid w:val="5D2E9D7F"/>
    <w:rsid w:val="5D32F224"/>
    <w:rsid w:val="5D46C5E7"/>
    <w:rsid w:val="5D5E3D4B"/>
    <w:rsid w:val="5D609185"/>
    <w:rsid w:val="5D6372C9"/>
    <w:rsid w:val="5D6A558F"/>
    <w:rsid w:val="5D6C6B37"/>
    <w:rsid w:val="5D7F9BC6"/>
    <w:rsid w:val="5D7FE8CE"/>
    <w:rsid w:val="5D8CAF99"/>
    <w:rsid w:val="5DA9571D"/>
    <w:rsid w:val="5DA96866"/>
    <w:rsid w:val="5DE02090"/>
    <w:rsid w:val="5DE8B557"/>
    <w:rsid w:val="5DEA2F7B"/>
    <w:rsid w:val="5DEB8D33"/>
    <w:rsid w:val="5E00B9C1"/>
    <w:rsid w:val="5E019C7D"/>
    <w:rsid w:val="5E25B030"/>
    <w:rsid w:val="5E27D2DC"/>
    <w:rsid w:val="5E2A2FB1"/>
    <w:rsid w:val="5E372F7A"/>
    <w:rsid w:val="5E50C26A"/>
    <w:rsid w:val="5E5886D6"/>
    <w:rsid w:val="5E8C1602"/>
    <w:rsid w:val="5E8F9F4A"/>
    <w:rsid w:val="5E9DCBE4"/>
    <w:rsid w:val="5EA21F90"/>
    <w:rsid w:val="5EB3B0D5"/>
    <w:rsid w:val="5EB9AE5C"/>
    <w:rsid w:val="5ECBF43B"/>
    <w:rsid w:val="5ECC86EC"/>
    <w:rsid w:val="5EF5ECA1"/>
    <w:rsid w:val="5F0BCD94"/>
    <w:rsid w:val="5F0C92C2"/>
    <w:rsid w:val="5F0F9ED6"/>
    <w:rsid w:val="5F27A2AA"/>
    <w:rsid w:val="5F2E1A18"/>
    <w:rsid w:val="5F305832"/>
    <w:rsid w:val="5F3B1BC5"/>
    <w:rsid w:val="5F4DC4FB"/>
    <w:rsid w:val="5F581836"/>
    <w:rsid w:val="5F59E5AF"/>
    <w:rsid w:val="5F6B8998"/>
    <w:rsid w:val="5F7E7A36"/>
    <w:rsid w:val="5F91D87E"/>
    <w:rsid w:val="5FA1B4C8"/>
    <w:rsid w:val="5FAE34DA"/>
    <w:rsid w:val="5FB4CBA3"/>
    <w:rsid w:val="5FB5715A"/>
    <w:rsid w:val="5FB811AC"/>
    <w:rsid w:val="5FBD088D"/>
    <w:rsid w:val="5FC2ACD5"/>
    <w:rsid w:val="5FD14958"/>
    <w:rsid w:val="5FD3961A"/>
    <w:rsid w:val="5FDE1362"/>
    <w:rsid w:val="5FEC92CB"/>
    <w:rsid w:val="5FF7C677"/>
    <w:rsid w:val="5FFA8CE7"/>
    <w:rsid w:val="600686E4"/>
    <w:rsid w:val="601BBABD"/>
    <w:rsid w:val="6031486E"/>
    <w:rsid w:val="603500DE"/>
    <w:rsid w:val="60422304"/>
    <w:rsid w:val="604630A7"/>
    <w:rsid w:val="604651C4"/>
    <w:rsid w:val="604CA37E"/>
    <w:rsid w:val="60710471"/>
    <w:rsid w:val="6078F4A3"/>
    <w:rsid w:val="607BFF29"/>
    <w:rsid w:val="60A1F7CD"/>
    <w:rsid w:val="60A54D53"/>
    <w:rsid w:val="60A9B9AC"/>
    <w:rsid w:val="60B03196"/>
    <w:rsid w:val="60BBDF07"/>
    <w:rsid w:val="60D84372"/>
    <w:rsid w:val="60E0760D"/>
    <w:rsid w:val="60E42F3D"/>
    <w:rsid w:val="60E80149"/>
    <w:rsid w:val="60F3F096"/>
    <w:rsid w:val="61069E19"/>
    <w:rsid w:val="6113A0A1"/>
    <w:rsid w:val="612B3F4C"/>
    <w:rsid w:val="6152B81F"/>
    <w:rsid w:val="6167377C"/>
    <w:rsid w:val="616864E6"/>
    <w:rsid w:val="616F038A"/>
    <w:rsid w:val="616F35A9"/>
    <w:rsid w:val="61798FFA"/>
    <w:rsid w:val="618B5918"/>
    <w:rsid w:val="61940811"/>
    <w:rsid w:val="61987412"/>
    <w:rsid w:val="61AA5CC0"/>
    <w:rsid w:val="61ADBEC5"/>
    <w:rsid w:val="61C22B4E"/>
    <w:rsid w:val="61C55290"/>
    <w:rsid w:val="61D6665B"/>
    <w:rsid w:val="61EC03B9"/>
    <w:rsid w:val="61FDF95A"/>
    <w:rsid w:val="622A8741"/>
    <w:rsid w:val="622FC27C"/>
    <w:rsid w:val="62326409"/>
    <w:rsid w:val="6234E268"/>
    <w:rsid w:val="62380631"/>
    <w:rsid w:val="624D8C53"/>
    <w:rsid w:val="6251A538"/>
    <w:rsid w:val="6265BADA"/>
    <w:rsid w:val="62744B89"/>
    <w:rsid w:val="627A1945"/>
    <w:rsid w:val="62A09463"/>
    <w:rsid w:val="62B4425D"/>
    <w:rsid w:val="62C683EA"/>
    <w:rsid w:val="62CD9043"/>
    <w:rsid w:val="62D0D7F8"/>
    <w:rsid w:val="62D5AD7D"/>
    <w:rsid w:val="62DD43BA"/>
    <w:rsid w:val="62ECCEEF"/>
    <w:rsid w:val="62F580C8"/>
    <w:rsid w:val="62F8CF7E"/>
    <w:rsid w:val="6308C447"/>
    <w:rsid w:val="630F98B6"/>
    <w:rsid w:val="631F08EA"/>
    <w:rsid w:val="6326C0F9"/>
    <w:rsid w:val="632AB4DC"/>
    <w:rsid w:val="63364516"/>
    <w:rsid w:val="633816B8"/>
    <w:rsid w:val="6338FCEF"/>
    <w:rsid w:val="634C2B77"/>
    <w:rsid w:val="635D6E6D"/>
    <w:rsid w:val="636C18DC"/>
    <w:rsid w:val="639B0C22"/>
    <w:rsid w:val="639E01DE"/>
    <w:rsid w:val="63A26FD0"/>
    <w:rsid w:val="63BB11CD"/>
    <w:rsid w:val="63BF0194"/>
    <w:rsid w:val="63CBE22A"/>
    <w:rsid w:val="63E4684D"/>
    <w:rsid w:val="63E47732"/>
    <w:rsid w:val="63EE59EF"/>
    <w:rsid w:val="63F5B2BB"/>
    <w:rsid w:val="642C0147"/>
    <w:rsid w:val="64311E3E"/>
    <w:rsid w:val="64364BA9"/>
    <w:rsid w:val="64370751"/>
    <w:rsid w:val="64378397"/>
    <w:rsid w:val="643DB216"/>
    <w:rsid w:val="644EA88B"/>
    <w:rsid w:val="645034AF"/>
    <w:rsid w:val="647588D0"/>
    <w:rsid w:val="647F692C"/>
    <w:rsid w:val="6485FBEC"/>
    <w:rsid w:val="649DA247"/>
    <w:rsid w:val="64ACD3A1"/>
    <w:rsid w:val="64CBECE4"/>
    <w:rsid w:val="64D38A64"/>
    <w:rsid w:val="64F4C505"/>
    <w:rsid w:val="65013C37"/>
    <w:rsid w:val="6503E046"/>
    <w:rsid w:val="6508AD53"/>
    <w:rsid w:val="6523CF64"/>
    <w:rsid w:val="653A41CB"/>
    <w:rsid w:val="653EC072"/>
    <w:rsid w:val="6545B33D"/>
    <w:rsid w:val="654BABBF"/>
    <w:rsid w:val="655535FB"/>
    <w:rsid w:val="6585EE03"/>
    <w:rsid w:val="65868D59"/>
    <w:rsid w:val="6587CAA7"/>
    <w:rsid w:val="659EF5FC"/>
    <w:rsid w:val="65B45283"/>
    <w:rsid w:val="65BB3A9E"/>
    <w:rsid w:val="65CABD40"/>
    <w:rsid w:val="661A36C0"/>
    <w:rsid w:val="663866A3"/>
    <w:rsid w:val="6651BA6A"/>
    <w:rsid w:val="665F7AD9"/>
    <w:rsid w:val="66628B15"/>
    <w:rsid w:val="667CC7D5"/>
    <w:rsid w:val="66913451"/>
    <w:rsid w:val="66A6C662"/>
    <w:rsid w:val="66A82FA5"/>
    <w:rsid w:val="66B3B47B"/>
    <w:rsid w:val="66B7C4DC"/>
    <w:rsid w:val="66B9FE5D"/>
    <w:rsid w:val="66BDB66F"/>
    <w:rsid w:val="66C73AC7"/>
    <w:rsid w:val="66D49F40"/>
    <w:rsid w:val="66F26033"/>
    <w:rsid w:val="66F9927F"/>
    <w:rsid w:val="6708C902"/>
    <w:rsid w:val="672ADEAB"/>
    <w:rsid w:val="672DF86F"/>
    <w:rsid w:val="674AD8CD"/>
    <w:rsid w:val="674B6CE9"/>
    <w:rsid w:val="67686A0F"/>
    <w:rsid w:val="6781DC71"/>
    <w:rsid w:val="67A68C1E"/>
    <w:rsid w:val="67BA68D6"/>
    <w:rsid w:val="67BC0701"/>
    <w:rsid w:val="67C35120"/>
    <w:rsid w:val="67CE4012"/>
    <w:rsid w:val="67CF2F7E"/>
    <w:rsid w:val="67DA5B18"/>
    <w:rsid w:val="67E6A3D5"/>
    <w:rsid w:val="67EEFA41"/>
    <w:rsid w:val="67F8081A"/>
    <w:rsid w:val="680F6C67"/>
    <w:rsid w:val="682F2402"/>
    <w:rsid w:val="682F5F63"/>
    <w:rsid w:val="6843B3A5"/>
    <w:rsid w:val="6846A609"/>
    <w:rsid w:val="6855CEBE"/>
    <w:rsid w:val="68674975"/>
    <w:rsid w:val="68742C78"/>
    <w:rsid w:val="68A323EE"/>
    <w:rsid w:val="68A884F9"/>
    <w:rsid w:val="68C94969"/>
    <w:rsid w:val="68EA43A4"/>
    <w:rsid w:val="6903F930"/>
    <w:rsid w:val="69298B78"/>
    <w:rsid w:val="692C5114"/>
    <w:rsid w:val="6941829F"/>
    <w:rsid w:val="6942EE75"/>
    <w:rsid w:val="6943088A"/>
    <w:rsid w:val="69458A41"/>
    <w:rsid w:val="6951D782"/>
    <w:rsid w:val="69531EE2"/>
    <w:rsid w:val="6968185F"/>
    <w:rsid w:val="69882BF3"/>
    <w:rsid w:val="69A40F86"/>
    <w:rsid w:val="69AA5A6E"/>
    <w:rsid w:val="69AC1E47"/>
    <w:rsid w:val="69B19808"/>
    <w:rsid w:val="69B37DB8"/>
    <w:rsid w:val="69CCFD97"/>
    <w:rsid w:val="69CEB1E3"/>
    <w:rsid w:val="69D189AD"/>
    <w:rsid w:val="69D43AB9"/>
    <w:rsid w:val="69D9B020"/>
    <w:rsid w:val="69DF8406"/>
    <w:rsid w:val="69ED97AF"/>
    <w:rsid w:val="69F89202"/>
    <w:rsid w:val="6A0D3396"/>
    <w:rsid w:val="6A1E0529"/>
    <w:rsid w:val="6A3E5EA6"/>
    <w:rsid w:val="6A659EB0"/>
    <w:rsid w:val="6A890A4A"/>
    <w:rsid w:val="6A9B9C5F"/>
    <w:rsid w:val="6A9ED78C"/>
    <w:rsid w:val="6AA7154F"/>
    <w:rsid w:val="6AAB2744"/>
    <w:rsid w:val="6AAD289E"/>
    <w:rsid w:val="6AB2B895"/>
    <w:rsid w:val="6AB69D5F"/>
    <w:rsid w:val="6AC7441F"/>
    <w:rsid w:val="6ACA737F"/>
    <w:rsid w:val="6ADCF5F9"/>
    <w:rsid w:val="6AE27045"/>
    <w:rsid w:val="6AE36F86"/>
    <w:rsid w:val="6AE5941A"/>
    <w:rsid w:val="6AEC8724"/>
    <w:rsid w:val="6AF441D9"/>
    <w:rsid w:val="6AF8D507"/>
    <w:rsid w:val="6AFF2D7A"/>
    <w:rsid w:val="6B133E87"/>
    <w:rsid w:val="6B2DD939"/>
    <w:rsid w:val="6B2E587B"/>
    <w:rsid w:val="6B3B5B40"/>
    <w:rsid w:val="6B4DF20C"/>
    <w:rsid w:val="6B5806EE"/>
    <w:rsid w:val="6B6D8FC3"/>
    <w:rsid w:val="6B7B64C7"/>
    <w:rsid w:val="6B80A298"/>
    <w:rsid w:val="6BAF274A"/>
    <w:rsid w:val="6BEC6986"/>
    <w:rsid w:val="6BF5A2A0"/>
    <w:rsid w:val="6C00CD78"/>
    <w:rsid w:val="6C15D182"/>
    <w:rsid w:val="6C183176"/>
    <w:rsid w:val="6C1939E8"/>
    <w:rsid w:val="6C23D660"/>
    <w:rsid w:val="6C348102"/>
    <w:rsid w:val="6C36B64C"/>
    <w:rsid w:val="6C39212A"/>
    <w:rsid w:val="6C58D4A5"/>
    <w:rsid w:val="6C65958A"/>
    <w:rsid w:val="6C6B92F3"/>
    <w:rsid w:val="6CCB423A"/>
    <w:rsid w:val="6CCF300D"/>
    <w:rsid w:val="6CD640DC"/>
    <w:rsid w:val="6CF14690"/>
    <w:rsid w:val="6D0BF16C"/>
    <w:rsid w:val="6D228CDE"/>
    <w:rsid w:val="6D6011CE"/>
    <w:rsid w:val="6D614E41"/>
    <w:rsid w:val="6D61DB0B"/>
    <w:rsid w:val="6D656E11"/>
    <w:rsid w:val="6D670E01"/>
    <w:rsid w:val="6D8D1A15"/>
    <w:rsid w:val="6DB335B6"/>
    <w:rsid w:val="6DC390A1"/>
    <w:rsid w:val="6DCAB74B"/>
    <w:rsid w:val="6DEC8F5E"/>
    <w:rsid w:val="6DF9528C"/>
    <w:rsid w:val="6DFB1480"/>
    <w:rsid w:val="6E1811BD"/>
    <w:rsid w:val="6E2C6791"/>
    <w:rsid w:val="6E4F0434"/>
    <w:rsid w:val="6E5D46ED"/>
    <w:rsid w:val="6E69427B"/>
    <w:rsid w:val="6E76A7D4"/>
    <w:rsid w:val="6E8D16F1"/>
    <w:rsid w:val="6E9CA2B9"/>
    <w:rsid w:val="6EAC8780"/>
    <w:rsid w:val="6EB12185"/>
    <w:rsid w:val="6ECE5613"/>
    <w:rsid w:val="6EF2E1DC"/>
    <w:rsid w:val="6F0D6527"/>
    <w:rsid w:val="6F13DE69"/>
    <w:rsid w:val="6F1CE266"/>
    <w:rsid w:val="6F314489"/>
    <w:rsid w:val="6F5E1F71"/>
    <w:rsid w:val="6F61C5FA"/>
    <w:rsid w:val="6F62C7AA"/>
    <w:rsid w:val="6F6E570E"/>
    <w:rsid w:val="6F6EDD84"/>
    <w:rsid w:val="6F825167"/>
    <w:rsid w:val="6F8EED5D"/>
    <w:rsid w:val="6FE4691A"/>
    <w:rsid w:val="6FFD4B75"/>
    <w:rsid w:val="7009BC27"/>
    <w:rsid w:val="70204E1A"/>
    <w:rsid w:val="70216D9D"/>
    <w:rsid w:val="70231B85"/>
    <w:rsid w:val="7028F944"/>
    <w:rsid w:val="702C8296"/>
    <w:rsid w:val="702D1EF2"/>
    <w:rsid w:val="70318756"/>
    <w:rsid w:val="7032AC30"/>
    <w:rsid w:val="70359D2D"/>
    <w:rsid w:val="7042257B"/>
    <w:rsid w:val="70453A31"/>
    <w:rsid w:val="7046EA7A"/>
    <w:rsid w:val="704AB161"/>
    <w:rsid w:val="70A98D03"/>
    <w:rsid w:val="70AF780A"/>
    <w:rsid w:val="70B0C104"/>
    <w:rsid w:val="70B6DD70"/>
    <w:rsid w:val="70BDA3B4"/>
    <w:rsid w:val="70C09065"/>
    <w:rsid w:val="70CD1781"/>
    <w:rsid w:val="70CE5BC4"/>
    <w:rsid w:val="70D4C76F"/>
    <w:rsid w:val="70F678E9"/>
    <w:rsid w:val="7115B8DE"/>
    <w:rsid w:val="71251017"/>
    <w:rsid w:val="71330F20"/>
    <w:rsid w:val="7144BC34"/>
    <w:rsid w:val="7144CFA1"/>
    <w:rsid w:val="71486E3F"/>
    <w:rsid w:val="719B71CF"/>
    <w:rsid w:val="719C56AA"/>
    <w:rsid w:val="719F6117"/>
    <w:rsid w:val="71A54716"/>
    <w:rsid w:val="71AA4915"/>
    <w:rsid w:val="71B23F87"/>
    <w:rsid w:val="71D16D8E"/>
    <w:rsid w:val="71D17DEE"/>
    <w:rsid w:val="71D21BDA"/>
    <w:rsid w:val="71D3F6CA"/>
    <w:rsid w:val="71E4C205"/>
    <w:rsid w:val="71F209B2"/>
    <w:rsid w:val="7206F795"/>
    <w:rsid w:val="720DFB27"/>
    <w:rsid w:val="721ECF1A"/>
    <w:rsid w:val="723A5119"/>
    <w:rsid w:val="724B48AE"/>
    <w:rsid w:val="724C5F35"/>
    <w:rsid w:val="724CF915"/>
    <w:rsid w:val="724D7BA1"/>
    <w:rsid w:val="724EAE51"/>
    <w:rsid w:val="72837F6B"/>
    <w:rsid w:val="728C7F38"/>
    <w:rsid w:val="728FBA33"/>
    <w:rsid w:val="729CAA83"/>
    <w:rsid w:val="72A67E46"/>
    <w:rsid w:val="72ABF8F0"/>
    <w:rsid w:val="72BDB100"/>
    <w:rsid w:val="72C215E9"/>
    <w:rsid w:val="72D676EB"/>
    <w:rsid w:val="72DB907E"/>
    <w:rsid w:val="72E9E891"/>
    <w:rsid w:val="72F2CD02"/>
    <w:rsid w:val="72F42C09"/>
    <w:rsid w:val="73053735"/>
    <w:rsid w:val="731097BF"/>
    <w:rsid w:val="73328D4E"/>
    <w:rsid w:val="733A07EB"/>
    <w:rsid w:val="734D1C6A"/>
    <w:rsid w:val="7352C08C"/>
    <w:rsid w:val="7352DA08"/>
    <w:rsid w:val="73661C73"/>
    <w:rsid w:val="73716CCF"/>
    <w:rsid w:val="73933EB5"/>
    <w:rsid w:val="7399BAC3"/>
    <w:rsid w:val="739C1801"/>
    <w:rsid w:val="73A2468D"/>
    <w:rsid w:val="73C043A0"/>
    <w:rsid w:val="73EA05B8"/>
    <w:rsid w:val="73EDB226"/>
    <w:rsid w:val="73EDC41B"/>
    <w:rsid w:val="73F1EE11"/>
    <w:rsid w:val="740ECBD3"/>
    <w:rsid w:val="74119119"/>
    <w:rsid w:val="741CAF6A"/>
    <w:rsid w:val="74297E8A"/>
    <w:rsid w:val="74412BBC"/>
    <w:rsid w:val="744241F1"/>
    <w:rsid w:val="744C3372"/>
    <w:rsid w:val="744E29DE"/>
    <w:rsid w:val="7450BA98"/>
    <w:rsid w:val="7453568E"/>
    <w:rsid w:val="74608F5D"/>
    <w:rsid w:val="7471B41F"/>
    <w:rsid w:val="7472474C"/>
    <w:rsid w:val="7476ACE8"/>
    <w:rsid w:val="74775708"/>
    <w:rsid w:val="7478C499"/>
    <w:rsid w:val="747A410D"/>
    <w:rsid w:val="74803FAC"/>
    <w:rsid w:val="74883CE8"/>
    <w:rsid w:val="748B1014"/>
    <w:rsid w:val="74A87C93"/>
    <w:rsid w:val="74A92F5F"/>
    <w:rsid w:val="74AF455F"/>
    <w:rsid w:val="74C9D9F6"/>
    <w:rsid w:val="74DF57EA"/>
    <w:rsid w:val="74E3E096"/>
    <w:rsid w:val="74EC9B8E"/>
    <w:rsid w:val="74ED5C1E"/>
    <w:rsid w:val="74EFB210"/>
    <w:rsid w:val="7522DDC2"/>
    <w:rsid w:val="753504D8"/>
    <w:rsid w:val="755116C0"/>
    <w:rsid w:val="7564CF5D"/>
    <w:rsid w:val="75655784"/>
    <w:rsid w:val="7573CA66"/>
    <w:rsid w:val="75859486"/>
    <w:rsid w:val="75910F51"/>
    <w:rsid w:val="75A40ED4"/>
    <w:rsid w:val="75AA574C"/>
    <w:rsid w:val="75C4B5D5"/>
    <w:rsid w:val="75E9C281"/>
    <w:rsid w:val="75F03D88"/>
    <w:rsid w:val="760E17AD"/>
    <w:rsid w:val="761E7DB6"/>
    <w:rsid w:val="761E9A73"/>
    <w:rsid w:val="7633FD53"/>
    <w:rsid w:val="765669FE"/>
    <w:rsid w:val="767242D4"/>
    <w:rsid w:val="76749A98"/>
    <w:rsid w:val="76785CCA"/>
    <w:rsid w:val="767EEB2D"/>
    <w:rsid w:val="7686F6DD"/>
    <w:rsid w:val="7687AEFF"/>
    <w:rsid w:val="7688CD2E"/>
    <w:rsid w:val="768C07F5"/>
    <w:rsid w:val="76994294"/>
    <w:rsid w:val="769BF15C"/>
    <w:rsid w:val="76ACD2FA"/>
    <w:rsid w:val="76B371E7"/>
    <w:rsid w:val="76C69E13"/>
    <w:rsid w:val="76CAD61C"/>
    <w:rsid w:val="76D2270A"/>
    <w:rsid w:val="76DD8206"/>
    <w:rsid w:val="76E1133B"/>
    <w:rsid w:val="76EB5A82"/>
    <w:rsid w:val="770DB21A"/>
    <w:rsid w:val="770F3E02"/>
    <w:rsid w:val="7721A67A"/>
    <w:rsid w:val="7724DB3A"/>
    <w:rsid w:val="772AC399"/>
    <w:rsid w:val="77352B21"/>
    <w:rsid w:val="773897F2"/>
    <w:rsid w:val="7739DD50"/>
    <w:rsid w:val="77867589"/>
    <w:rsid w:val="77931B67"/>
    <w:rsid w:val="779A12B9"/>
    <w:rsid w:val="77E47790"/>
    <w:rsid w:val="77EE92D0"/>
    <w:rsid w:val="781AC996"/>
    <w:rsid w:val="782D81C5"/>
    <w:rsid w:val="7832A9DE"/>
    <w:rsid w:val="783EC1C8"/>
    <w:rsid w:val="78540389"/>
    <w:rsid w:val="785EEA23"/>
    <w:rsid w:val="7873376A"/>
    <w:rsid w:val="787BFAAB"/>
    <w:rsid w:val="78985A67"/>
    <w:rsid w:val="789C1658"/>
    <w:rsid w:val="78C2B3D1"/>
    <w:rsid w:val="78C9A3FB"/>
    <w:rsid w:val="78D301C3"/>
    <w:rsid w:val="78E2C899"/>
    <w:rsid w:val="78F3212B"/>
    <w:rsid w:val="78F61CA2"/>
    <w:rsid w:val="78F7FC21"/>
    <w:rsid w:val="78F9CA0D"/>
    <w:rsid w:val="7909591A"/>
    <w:rsid w:val="79160FF4"/>
    <w:rsid w:val="792BF138"/>
    <w:rsid w:val="79372A9F"/>
    <w:rsid w:val="79386CA5"/>
    <w:rsid w:val="794AFB26"/>
    <w:rsid w:val="794EF338"/>
    <w:rsid w:val="795F27D2"/>
    <w:rsid w:val="796C0884"/>
    <w:rsid w:val="797CE232"/>
    <w:rsid w:val="79977C40"/>
    <w:rsid w:val="799AE801"/>
    <w:rsid w:val="79ACE374"/>
    <w:rsid w:val="79AD438C"/>
    <w:rsid w:val="79B01324"/>
    <w:rsid w:val="79B6C057"/>
    <w:rsid w:val="79CFAA0E"/>
    <w:rsid w:val="79D4F1DD"/>
    <w:rsid w:val="79F8E11D"/>
    <w:rsid w:val="7A1FAD02"/>
    <w:rsid w:val="7A293B5E"/>
    <w:rsid w:val="7A2A256B"/>
    <w:rsid w:val="7A3E9503"/>
    <w:rsid w:val="7A505235"/>
    <w:rsid w:val="7A59C036"/>
    <w:rsid w:val="7A5AED18"/>
    <w:rsid w:val="7A5DE1A5"/>
    <w:rsid w:val="7A7204F4"/>
    <w:rsid w:val="7A72FB47"/>
    <w:rsid w:val="7AB41F4B"/>
    <w:rsid w:val="7AB636D2"/>
    <w:rsid w:val="7ABA91D3"/>
    <w:rsid w:val="7ABD2F41"/>
    <w:rsid w:val="7AC6D2B2"/>
    <w:rsid w:val="7ACBDBFC"/>
    <w:rsid w:val="7ADFD024"/>
    <w:rsid w:val="7AED4BA5"/>
    <w:rsid w:val="7AF00FD9"/>
    <w:rsid w:val="7AF91160"/>
    <w:rsid w:val="7B0D1CA8"/>
    <w:rsid w:val="7B32818E"/>
    <w:rsid w:val="7B441E16"/>
    <w:rsid w:val="7B588FDC"/>
    <w:rsid w:val="7B595A6A"/>
    <w:rsid w:val="7B7D5EF6"/>
    <w:rsid w:val="7B8D7805"/>
    <w:rsid w:val="7BA1383A"/>
    <w:rsid w:val="7BAB57CE"/>
    <w:rsid w:val="7BADD9DB"/>
    <w:rsid w:val="7BB6A6C1"/>
    <w:rsid w:val="7BC6EB01"/>
    <w:rsid w:val="7BF5D2A0"/>
    <w:rsid w:val="7BFED822"/>
    <w:rsid w:val="7C02971A"/>
    <w:rsid w:val="7C055B5B"/>
    <w:rsid w:val="7C0A7DCE"/>
    <w:rsid w:val="7C12E35C"/>
    <w:rsid w:val="7C2319C6"/>
    <w:rsid w:val="7C39C2AC"/>
    <w:rsid w:val="7C3B5B42"/>
    <w:rsid w:val="7C524C83"/>
    <w:rsid w:val="7C68E093"/>
    <w:rsid w:val="7C6929A1"/>
    <w:rsid w:val="7C7E4047"/>
    <w:rsid w:val="7C8234DA"/>
    <w:rsid w:val="7C830AC3"/>
    <w:rsid w:val="7C89C180"/>
    <w:rsid w:val="7C8A8955"/>
    <w:rsid w:val="7C945CB4"/>
    <w:rsid w:val="7C9C5040"/>
    <w:rsid w:val="7CA3D7E1"/>
    <w:rsid w:val="7CA78994"/>
    <w:rsid w:val="7CB77465"/>
    <w:rsid w:val="7CBA512B"/>
    <w:rsid w:val="7CCE22E7"/>
    <w:rsid w:val="7CCE2857"/>
    <w:rsid w:val="7CCFFE27"/>
    <w:rsid w:val="7CD1515D"/>
    <w:rsid w:val="7CD63B14"/>
    <w:rsid w:val="7CE78B66"/>
    <w:rsid w:val="7CF6EF54"/>
    <w:rsid w:val="7D0324ED"/>
    <w:rsid w:val="7D0CE6E4"/>
    <w:rsid w:val="7D11DAC6"/>
    <w:rsid w:val="7D2401CD"/>
    <w:rsid w:val="7D37B605"/>
    <w:rsid w:val="7D4C2E78"/>
    <w:rsid w:val="7D4F2DAC"/>
    <w:rsid w:val="7D5D0D68"/>
    <w:rsid w:val="7D5F351E"/>
    <w:rsid w:val="7D697B30"/>
    <w:rsid w:val="7D8E0C91"/>
    <w:rsid w:val="7D912306"/>
    <w:rsid w:val="7D9415C0"/>
    <w:rsid w:val="7D961BD6"/>
    <w:rsid w:val="7D96244B"/>
    <w:rsid w:val="7DA25EC6"/>
    <w:rsid w:val="7DA70F86"/>
    <w:rsid w:val="7DC0C70B"/>
    <w:rsid w:val="7DCEAD4C"/>
    <w:rsid w:val="7DECA01D"/>
    <w:rsid w:val="7E010C7A"/>
    <w:rsid w:val="7E136C84"/>
    <w:rsid w:val="7E2630B9"/>
    <w:rsid w:val="7E4DD786"/>
    <w:rsid w:val="7E5F449E"/>
    <w:rsid w:val="7E5F95B0"/>
    <w:rsid w:val="7E6356C7"/>
    <w:rsid w:val="7E826866"/>
    <w:rsid w:val="7E90D5C2"/>
    <w:rsid w:val="7E963784"/>
    <w:rsid w:val="7E9FC13E"/>
    <w:rsid w:val="7EACD861"/>
    <w:rsid w:val="7EB5E173"/>
    <w:rsid w:val="7ED5E321"/>
    <w:rsid w:val="7EDB6AFA"/>
    <w:rsid w:val="7EE278EE"/>
    <w:rsid w:val="7EECA452"/>
    <w:rsid w:val="7EF0AF87"/>
    <w:rsid w:val="7EF64EF1"/>
    <w:rsid w:val="7EF65E26"/>
    <w:rsid w:val="7EF68789"/>
    <w:rsid w:val="7EFE0933"/>
    <w:rsid w:val="7F0F9A01"/>
    <w:rsid w:val="7F791434"/>
    <w:rsid w:val="7FA0B080"/>
    <w:rsid w:val="7FA12B5A"/>
    <w:rsid w:val="7FAE7D78"/>
    <w:rsid w:val="7FAFF147"/>
    <w:rsid w:val="7FDC1699"/>
    <w:rsid w:val="7FE44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E6EE2"/>
  <w15:chartTrackingRefBased/>
  <w15:docId w15:val="{15856466-B9C4-437B-B91A-E23CB7C7B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A93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67DA"/>
    <w:pPr>
      <w:spacing w:before="100" w:beforeAutospacing="1" w:after="100" w:afterAutospacing="1" w:line="240" w:lineRule="auto"/>
    </w:pPr>
    <w:rPr>
      <w:rFonts w:ascii="Times New Roman" w:hAnsi="Times New Roman" w:cs="Times New Roman" w:eastAsiaTheme="minorEastAsia"/>
      <w:sz w:val="24"/>
      <w:szCs w:val="24"/>
      <w:lang w:eastAsia="zh-CN"/>
    </w:rPr>
  </w:style>
  <w:style w:type="character" w:styleId="apple-converted-space" w:customStyle="1">
    <w:name w:val="apple-converted-space"/>
    <w:basedOn w:val="DefaultParagraphFont"/>
    <w:rsid w:val="005767DA"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763F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763F0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9763F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763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9763F0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7904CC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604A93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04A93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2736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27368"/>
  </w:style>
  <w:style w:type="paragraph" w:styleId="Footer">
    <w:name w:val="footer"/>
    <w:basedOn w:val="Normal"/>
    <w:link w:val="FooterChar"/>
    <w:uiPriority w:val="99"/>
    <w:unhideWhenUsed/>
    <w:rsid w:val="0012736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273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9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comments" Target="comments.xml" Id="rId13" /><Relationship Type="http://schemas.openxmlformats.org/officeDocument/2006/relationships/image" Target="media/image2.png" Id="rId18" /><Relationship Type="http://schemas.openxmlformats.org/officeDocument/2006/relationships/hyperlink" Target="https://doi.org/10.1016/j.biochi.2021.01.005" TargetMode="External" Id="rId26" /><Relationship Type="http://schemas.openxmlformats.org/officeDocument/2006/relationships/customXml" Target="../customXml/item3.xml" Id="rId3" /><Relationship Type="http://schemas.openxmlformats.org/officeDocument/2006/relationships/image" Target="media/image5.PNG" Id="rId21" /><Relationship Type="http://schemas.openxmlformats.org/officeDocument/2006/relationships/settings" Target="settings.xml" Id="rId7" /><Relationship Type="http://schemas.openxmlformats.org/officeDocument/2006/relationships/footer" Target="footer2.xml" Id="rId12" /><Relationship Type="http://schemas.openxmlformats.org/officeDocument/2006/relationships/image" Target="media/image1.png" Id="rId17" /><Relationship Type="http://schemas.openxmlformats.org/officeDocument/2006/relationships/image" Target="media/image9.png" Id="rId25" /><Relationship Type="http://schemas.openxmlformats.org/officeDocument/2006/relationships/customXml" Target="../customXml/item2.xml" Id="rId2" /><Relationship Type="http://schemas.microsoft.com/office/2018/08/relationships/commentsExtensible" Target="commentsExtensible.xml" Id="rId16" /><Relationship Type="http://schemas.openxmlformats.org/officeDocument/2006/relationships/image" Target="media/image4.png" Id="rId20" /><Relationship Type="http://schemas.openxmlformats.org/officeDocument/2006/relationships/fontTable" Target="fontTable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footer" Target="footer1.xml" Id="rId11" /><Relationship Type="http://schemas.openxmlformats.org/officeDocument/2006/relationships/image" Target="media/image8.png" Id="rId24" /><Relationship Type="http://schemas.openxmlformats.org/officeDocument/2006/relationships/numbering" Target="numbering.xml" Id="rId5" /><Relationship Type="http://schemas.microsoft.com/office/2016/09/relationships/commentsIds" Target="commentsIds.xml" Id="rId15" /><Relationship Type="http://schemas.openxmlformats.org/officeDocument/2006/relationships/image" Target="media/image7.png" Id="rId23" /><Relationship Type="http://schemas.openxmlformats.org/officeDocument/2006/relationships/footer" Target="footer4.xml" Id="rId28" /><Relationship Type="http://schemas.openxmlformats.org/officeDocument/2006/relationships/endnotes" Target="endnotes.xml" Id="rId10" /><Relationship Type="http://schemas.openxmlformats.org/officeDocument/2006/relationships/image" Target="media/image3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microsoft.com/office/2011/relationships/commentsExtended" Target="commentsExtended.xml" Id="rId14" /><Relationship Type="http://schemas.openxmlformats.org/officeDocument/2006/relationships/image" Target="media/image6.png" Id="rId22" /><Relationship Type="http://schemas.openxmlformats.org/officeDocument/2006/relationships/footer" Target="footer3.xml" Id="rId27" /><Relationship Type="http://schemas.openxmlformats.org/officeDocument/2006/relationships/theme" Target="theme/theme1.xml" Id="rId30" /><Relationship Type="http://schemas.openxmlformats.org/officeDocument/2006/relationships/glossaryDocument" Target="/word/glossary/document.xml" Id="R60b2010591fe46bd" /><Relationship Type="http://schemas.microsoft.com/office/2019/09/relationships/intelligence" Target="/word/intelligence.xml" Id="R977d442d93ba4720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9ecc14-b3e4-4139-9a2b-e3ba5a7dd5d7}"/>
      </w:docPartPr>
      <w:docPartBody>
        <w:p w14:paraId="7AA5D4F6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E2429B764CE44999B562974701D56" ma:contentTypeVersion="12" ma:contentTypeDescription="Create a new document." ma:contentTypeScope="" ma:versionID="c27bf73e7d617d515cef09a90e006729">
  <xsd:schema xmlns:xsd="http://www.w3.org/2001/XMLSchema" xmlns:xs="http://www.w3.org/2001/XMLSchema" xmlns:p="http://schemas.microsoft.com/office/2006/metadata/properties" xmlns:ns3="3686aa8b-903c-498b-8781-af04eb1709bb" xmlns:ns4="d07fc616-f851-4fa8-910c-4b222569242c" targetNamespace="http://schemas.microsoft.com/office/2006/metadata/properties" ma:root="true" ma:fieldsID="04d3afafca85b132e801107c15296b3f" ns3:_="" ns4:_="">
    <xsd:import namespace="3686aa8b-903c-498b-8781-af04eb1709bb"/>
    <xsd:import namespace="d07fc616-f851-4fa8-910c-4b222569242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86aa8b-903c-498b-8781-af04eb1709b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7fc616-f851-4fa8-910c-4b22256924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5F0167-3EB7-4ACC-A4D1-507B48820E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2CA3E0D-5914-4D73-AF74-F4D079476BE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22576E1-B11E-46E9-910D-27F9ED44C03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6789E9A-FC90-485B-B84D-3BED820A44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86aa8b-903c-498b-8781-af04eb1709bb"/>
    <ds:schemaRef ds:uri="d07fc616-f851-4fa8-910c-4b22256924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Abigail Tsuji</dc:creator>
  <keywords/>
  <dc:description/>
  <lastModifiedBy>Abigail Tsuji</lastModifiedBy>
  <revision>96</revision>
  <lastPrinted>2021-02-02T23:39:00.0000000Z</lastPrinted>
  <dcterms:created xsi:type="dcterms:W3CDTF">2021-04-11T02:03:00.0000000Z</dcterms:created>
  <dcterms:modified xsi:type="dcterms:W3CDTF">2021-09-22T13:07:11.9473739Z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0x010100F31E2429B764CE44999B562974701D56</vt:lpwstr>
  </property>
</Properties>
</file>